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312F4" w14:textId="77777777" w:rsidR="001F39EC" w:rsidRDefault="001F39EC" w:rsidP="00933FF9">
      <w:pPr>
        <w:keepLines/>
        <w:pBdr>
          <w:top w:val="nil"/>
          <w:left w:val="nil"/>
          <w:bottom w:val="nil"/>
          <w:right w:val="nil"/>
          <w:between w:val="nil"/>
        </w:pBdr>
        <w:ind w:left="0" w:right="0"/>
      </w:pPr>
    </w:p>
    <w:p w14:paraId="6F78E1A8" w14:textId="1F11A4D2" w:rsidR="001F39EC" w:rsidRPr="00933FF9" w:rsidRDefault="006963A4" w:rsidP="00933FF9">
      <w:pPr>
        <w:pStyle w:val="Title"/>
      </w:pPr>
      <w:bookmarkStart w:id="0" w:name="_g6rcee4h667c" w:colFirst="0" w:colLast="0"/>
      <w:bookmarkEnd w:id="0"/>
      <w:r>
        <w:t>Smart Parking Meter Solution for Urban Curb-Side Parking</w:t>
      </w:r>
    </w:p>
    <w:p w14:paraId="0B75E5BE" w14:textId="77777777" w:rsidR="001F39EC" w:rsidRDefault="001F39EC" w:rsidP="006963A4">
      <w:pPr>
        <w:keepLines/>
        <w:pBdr>
          <w:top w:val="nil"/>
          <w:left w:val="nil"/>
          <w:bottom w:val="nil"/>
          <w:right w:val="nil"/>
          <w:between w:val="nil"/>
        </w:pBdr>
        <w:ind w:left="0" w:right="0"/>
        <w:jc w:val="center"/>
        <w:rPr>
          <w:sz w:val="24"/>
          <w:szCs w:val="24"/>
        </w:rPr>
      </w:pPr>
    </w:p>
    <w:p w14:paraId="526C9158" w14:textId="77777777" w:rsidR="00F13D97" w:rsidRDefault="00F13D97" w:rsidP="006963A4">
      <w:pPr>
        <w:keepLines/>
        <w:pBdr>
          <w:top w:val="nil"/>
          <w:left w:val="nil"/>
          <w:bottom w:val="nil"/>
          <w:right w:val="nil"/>
          <w:between w:val="nil"/>
        </w:pBdr>
        <w:ind w:left="0" w:right="0"/>
        <w:jc w:val="center"/>
        <w:rPr>
          <w:sz w:val="28"/>
          <w:szCs w:val="28"/>
          <w:u w:val="single"/>
        </w:rPr>
      </w:pPr>
    </w:p>
    <w:p w14:paraId="5CFD237C" w14:textId="77777777" w:rsidR="00F13D97" w:rsidRDefault="00F13D97" w:rsidP="006963A4">
      <w:pPr>
        <w:keepLines/>
        <w:pBdr>
          <w:top w:val="nil"/>
          <w:left w:val="nil"/>
          <w:bottom w:val="nil"/>
          <w:right w:val="nil"/>
          <w:between w:val="nil"/>
        </w:pBdr>
        <w:ind w:left="0" w:right="0"/>
        <w:jc w:val="center"/>
        <w:rPr>
          <w:sz w:val="28"/>
          <w:szCs w:val="28"/>
          <w:u w:val="single"/>
        </w:rPr>
      </w:pPr>
    </w:p>
    <w:p w14:paraId="23401EBC" w14:textId="77777777" w:rsidR="00F13D97" w:rsidRDefault="00F13D97" w:rsidP="006963A4">
      <w:pPr>
        <w:keepLines/>
        <w:pBdr>
          <w:top w:val="nil"/>
          <w:left w:val="nil"/>
          <w:bottom w:val="nil"/>
          <w:right w:val="nil"/>
          <w:between w:val="nil"/>
        </w:pBdr>
        <w:ind w:left="0" w:right="0"/>
        <w:jc w:val="center"/>
        <w:rPr>
          <w:sz w:val="28"/>
          <w:szCs w:val="28"/>
          <w:u w:val="single"/>
        </w:rPr>
      </w:pPr>
    </w:p>
    <w:p w14:paraId="6FA68E15" w14:textId="77777777" w:rsidR="00F13D97" w:rsidRDefault="00F13D97" w:rsidP="006963A4">
      <w:pPr>
        <w:keepLines/>
        <w:pBdr>
          <w:top w:val="nil"/>
          <w:left w:val="nil"/>
          <w:bottom w:val="nil"/>
          <w:right w:val="nil"/>
          <w:between w:val="nil"/>
        </w:pBdr>
        <w:ind w:left="0" w:right="0"/>
        <w:jc w:val="center"/>
        <w:rPr>
          <w:sz w:val="28"/>
          <w:szCs w:val="28"/>
          <w:u w:val="single"/>
        </w:rPr>
      </w:pPr>
    </w:p>
    <w:p w14:paraId="44FB594E" w14:textId="6DE7C612" w:rsidR="001F39EC" w:rsidRDefault="006963A4" w:rsidP="006963A4">
      <w:pPr>
        <w:keepLines/>
        <w:pBdr>
          <w:top w:val="nil"/>
          <w:left w:val="nil"/>
          <w:bottom w:val="nil"/>
          <w:right w:val="nil"/>
          <w:between w:val="nil"/>
        </w:pBdr>
        <w:ind w:left="0" w:right="0"/>
        <w:jc w:val="center"/>
        <w:rPr>
          <w:sz w:val="28"/>
          <w:szCs w:val="28"/>
          <w:u w:val="single"/>
        </w:rPr>
      </w:pPr>
      <w:r>
        <w:rPr>
          <w:sz w:val="28"/>
          <w:szCs w:val="28"/>
          <w:u w:val="single"/>
        </w:rPr>
        <w:t>ECE4011 Senior Design Project</w:t>
      </w:r>
    </w:p>
    <w:p w14:paraId="799DD069" w14:textId="77777777" w:rsidR="001F39EC" w:rsidRDefault="001F39EC" w:rsidP="006963A4">
      <w:pPr>
        <w:keepLines/>
        <w:pBdr>
          <w:top w:val="nil"/>
          <w:left w:val="nil"/>
          <w:bottom w:val="nil"/>
          <w:right w:val="nil"/>
          <w:between w:val="nil"/>
        </w:pBdr>
        <w:ind w:left="0" w:right="0"/>
        <w:jc w:val="center"/>
        <w:rPr>
          <w:sz w:val="28"/>
          <w:szCs w:val="28"/>
        </w:rPr>
      </w:pPr>
    </w:p>
    <w:p w14:paraId="36514C7F" w14:textId="7087A6A9" w:rsidR="001F39EC" w:rsidRDefault="006963A4" w:rsidP="006963A4">
      <w:pPr>
        <w:keepLines/>
        <w:pBdr>
          <w:top w:val="nil"/>
          <w:left w:val="nil"/>
          <w:bottom w:val="nil"/>
          <w:right w:val="nil"/>
          <w:between w:val="nil"/>
        </w:pBdr>
        <w:ind w:left="0" w:right="0"/>
        <w:jc w:val="center"/>
        <w:rPr>
          <w:sz w:val="28"/>
          <w:szCs w:val="28"/>
        </w:rPr>
      </w:pPr>
      <w:r>
        <w:rPr>
          <w:sz w:val="28"/>
          <w:szCs w:val="28"/>
        </w:rPr>
        <w:t>Team</w:t>
      </w:r>
      <w:r w:rsidR="00933FF9">
        <w:rPr>
          <w:sz w:val="28"/>
          <w:szCs w:val="28"/>
        </w:rPr>
        <w:t xml:space="preserve"> Name</w:t>
      </w:r>
      <w:r>
        <w:rPr>
          <w:sz w:val="28"/>
          <w:szCs w:val="28"/>
        </w:rPr>
        <w:t>: Meterrific</w:t>
      </w:r>
    </w:p>
    <w:p w14:paraId="67F083D1" w14:textId="77777777" w:rsidR="001F39EC" w:rsidRDefault="006963A4" w:rsidP="006963A4">
      <w:pPr>
        <w:keepLines/>
        <w:pBdr>
          <w:top w:val="nil"/>
          <w:left w:val="nil"/>
          <w:bottom w:val="nil"/>
          <w:right w:val="nil"/>
          <w:between w:val="nil"/>
        </w:pBdr>
        <w:ind w:left="0" w:right="0"/>
        <w:jc w:val="center"/>
        <w:rPr>
          <w:sz w:val="28"/>
          <w:szCs w:val="28"/>
        </w:rPr>
      </w:pPr>
      <w:r>
        <w:rPr>
          <w:sz w:val="28"/>
          <w:szCs w:val="28"/>
        </w:rPr>
        <w:t xml:space="preserve">Faculty Advisor: Dr. </w:t>
      </w:r>
      <w:proofErr w:type="spellStart"/>
      <w:r>
        <w:rPr>
          <w:sz w:val="28"/>
          <w:szCs w:val="28"/>
        </w:rPr>
        <w:t>Xiaoli</w:t>
      </w:r>
      <w:proofErr w:type="spellEnd"/>
      <w:r>
        <w:rPr>
          <w:sz w:val="28"/>
          <w:szCs w:val="28"/>
        </w:rPr>
        <w:t xml:space="preserve"> Ma</w:t>
      </w:r>
    </w:p>
    <w:p w14:paraId="10FDE768" w14:textId="77777777" w:rsidR="001F39EC" w:rsidRDefault="001F39EC" w:rsidP="006963A4">
      <w:pPr>
        <w:keepLines/>
        <w:pBdr>
          <w:top w:val="nil"/>
          <w:left w:val="nil"/>
          <w:bottom w:val="nil"/>
          <w:right w:val="nil"/>
          <w:between w:val="nil"/>
        </w:pBdr>
        <w:ind w:left="0" w:right="0"/>
        <w:jc w:val="center"/>
        <w:rPr>
          <w:sz w:val="28"/>
          <w:szCs w:val="28"/>
        </w:rPr>
      </w:pPr>
    </w:p>
    <w:p w14:paraId="77A34BA2" w14:textId="77777777" w:rsidR="001F39EC" w:rsidRDefault="006963A4" w:rsidP="006963A4">
      <w:pPr>
        <w:keepLines/>
        <w:pBdr>
          <w:top w:val="nil"/>
          <w:left w:val="nil"/>
          <w:bottom w:val="nil"/>
          <w:right w:val="nil"/>
          <w:between w:val="nil"/>
        </w:pBdr>
        <w:ind w:left="0" w:right="0"/>
        <w:jc w:val="center"/>
        <w:rPr>
          <w:sz w:val="28"/>
          <w:szCs w:val="28"/>
        </w:rPr>
      </w:pPr>
      <w:r>
        <w:rPr>
          <w:sz w:val="28"/>
          <w:szCs w:val="28"/>
        </w:rPr>
        <w:t>Shiv Chopra, Computer Engineering, schopra37@gatech.edu</w:t>
      </w:r>
    </w:p>
    <w:p w14:paraId="4E99714C" w14:textId="77777777" w:rsidR="001F39EC" w:rsidRDefault="006963A4" w:rsidP="006963A4">
      <w:pPr>
        <w:keepLines/>
        <w:pBdr>
          <w:top w:val="nil"/>
          <w:left w:val="nil"/>
          <w:bottom w:val="nil"/>
          <w:right w:val="nil"/>
          <w:between w:val="nil"/>
        </w:pBdr>
        <w:ind w:left="0" w:right="0"/>
        <w:jc w:val="center"/>
        <w:rPr>
          <w:sz w:val="28"/>
          <w:szCs w:val="28"/>
        </w:rPr>
      </w:pPr>
      <w:r>
        <w:rPr>
          <w:sz w:val="28"/>
          <w:szCs w:val="28"/>
        </w:rPr>
        <w:t>Blake Heard, Computer Engineering, aheard8@gatech.edu</w:t>
      </w:r>
    </w:p>
    <w:p w14:paraId="6F9C5CBA" w14:textId="77777777" w:rsidR="001F39EC" w:rsidRDefault="006963A4" w:rsidP="006963A4">
      <w:pPr>
        <w:keepLines/>
        <w:pBdr>
          <w:top w:val="nil"/>
          <w:left w:val="nil"/>
          <w:bottom w:val="nil"/>
          <w:right w:val="nil"/>
          <w:between w:val="nil"/>
        </w:pBdr>
        <w:ind w:left="0" w:right="0"/>
        <w:jc w:val="center"/>
        <w:rPr>
          <w:sz w:val="28"/>
          <w:szCs w:val="28"/>
        </w:rPr>
      </w:pPr>
      <w:r>
        <w:rPr>
          <w:sz w:val="28"/>
          <w:szCs w:val="28"/>
        </w:rPr>
        <w:t>Madison Hester, Computer Engineering, mhester32@gatech.edu</w:t>
      </w:r>
    </w:p>
    <w:p w14:paraId="5C9E4FE4" w14:textId="77777777" w:rsidR="001F39EC" w:rsidRDefault="006963A4" w:rsidP="006963A4">
      <w:pPr>
        <w:keepLines/>
        <w:pBdr>
          <w:top w:val="nil"/>
          <w:left w:val="nil"/>
          <w:bottom w:val="nil"/>
          <w:right w:val="nil"/>
          <w:between w:val="nil"/>
        </w:pBdr>
        <w:ind w:left="0" w:right="0"/>
        <w:jc w:val="center"/>
        <w:rPr>
          <w:sz w:val="28"/>
          <w:szCs w:val="28"/>
        </w:rPr>
      </w:pPr>
      <w:r>
        <w:rPr>
          <w:sz w:val="28"/>
          <w:szCs w:val="28"/>
        </w:rPr>
        <w:t>Michael Knudson, Computer Engineering, michaelknudson@gatech.edu</w:t>
      </w:r>
    </w:p>
    <w:p w14:paraId="406BD5A4" w14:textId="77777777" w:rsidR="001F39EC" w:rsidRDefault="006963A4" w:rsidP="006963A4">
      <w:pPr>
        <w:keepLines/>
        <w:pBdr>
          <w:top w:val="nil"/>
          <w:left w:val="nil"/>
          <w:bottom w:val="nil"/>
          <w:right w:val="nil"/>
          <w:between w:val="nil"/>
        </w:pBdr>
        <w:ind w:left="0" w:right="0"/>
        <w:jc w:val="center"/>
        <w:rPr>
          <w:sz w:val="28"/>
          <w:szCs w:val="28"/>
        </w:rPr>
      </w:pPr>
      <w:r>
        <w:rPr>
          <w:sz w:val="28"/>
          <w:szCs w:val="28"/>
        </w:rPr>
        <w:t>Raj Patel, Computer Engineering, rpatelpj@gatech.edu</w:t>
      </w:r>
    </w:p>
    <w:p w14:paraId="4CF3BB0C" w14:textId="52FAEC0B" w:rsidR="001F39EC" w:rsidRDefault="006963A4" w:rsidP="00933FF9">
      <w:pPr>
        <w:keepLines/>
        <w:pBdr>
          <w:top w:val="nil"/>
          <w:left w:val="nil"/>
          <w:bottom w:val="nil"/>
          <w:right w:val="nil"/>
          <w:between w:val="nil"/>
        </w:pBdr>
        <w:ind w:left="0" w:right="0"/>
        <w:jc w:val="center"/>
        <w:rPr>
          <w:sz w:val="24"/>
          <w:szCs w:val="24"/>
        </w:rPr>
      </w:pPr>
      <w:r>
        <w:rPr>
          <w:sz w:val="28"/>
          <w:szCs w:val="28"/>
        </w:rPr>
        <w:t>Andrew Trimper, Computer Engineering, andrew.trimper@gatech.edu</w:t>
      </w:r>
    </w:p>
    <w:p w14:paraId="7F3E3816" w14:textId="77777777" w:rsidR="00933FF9" w:rsidRDefault="00933FF9" w:rsidP="00933FF9">
      <w:pPr>
        <w:keepLines/>
        <w:pBdr>
          <w:top w:val="nil"/>
          <w:left w:val="nil"/>
          <w:bottom w:val="nil"/>
          <w:right w:val="nil"/>
          <w:between w:val="nil"/>
        </w:pBdr>
        <w:ind w:left="0" w:right="0"/>
        <w:jc w:val="center"/>
        <w:rPr>
          <w:sz w:val="24"/>
          <w:szCs w:val="24"/>
        </w:rPr>
      </w:pPr>
    </w:p>
    <w:p w14:paraId="3D5B91E7" w14:textId="77777777" w:rsidR="001F39EC" w:rsidRDefault="001F39EC" w:rsidP="006963A4">
      <w:pPr>
        <w:keepLines/>
        <w:pBdr>
          <w:top w:val="nil"/>
          <w:left w:val="nil"/>
          <w:bottom w:val="nil"/>
          <w:right w:val="nil"/>
          <w:between w:val="nil"/>
        </w:pBdr>
        <w:ind w:left="0" w:right="0"/>
        <w:jc w:val="center"/>
        <w:rPr>
          <w:sz w:val="24"/>
          <w:szCs w:val="24"/>
        </w:rPr>
      </w:pPr>
    </w:p>
    <w:p w14:paraId="7CF91CE3" w14:textId="77777777" w:rsidR="001F39EC" w:rsidRDefault="006963A4" w:rsidP="006963A4">
      <w:pPr>
        <w:keepLines/>
        <w:pBdr>
          <w:top w:val="nil"/>
          <w:left w:val="nil"/>
          <w:bottom w:val="nil"/>
          <w:right w:val="nil"/>
          <w:between w:val="nil"/>
        </w:pBdr>
        <w:ind w:left="0" w:right="0"/>
        <w:jc w:val="center"/>
        <w:rPr>
          <w:sz w:val="24"/>
          <w:szCs w:val="24"/>
        </w:rPr>
      </w:pPr>
      <w:r>
        <w:rPr>
          <w:sz w:val="24"/>
          <w:szCs w:val="24"/>
        </w:rPr>
        <w:t>Submitted</w:t>
      </w:r>
    </w:p>
    <w:p w14:paraId="7BD625B9" w14:textId="77777777" w:rsidR="001F39EC" w:rsidRDefault="001F39EC" w:rsidP="006963A4">
      <w:pPr>
        <w:keepLines/>
        <w:pBdr>
          <w:top w:val="nil"/>
          <w:left w:val="nil"/>
          <w:bottom w:val="nil"/>
          <w:right w:val="nil"/>
          <w:between w:val="nil"/>
        </w:pBdr>
        <w:ind w:left="0" w:right="0"/>
        <w:jc w:val="center"/>
        <w:rPr>
          <w:sz w:val="24"/>
          <w:szCs w:val="24"/>
        </w:rPr>
      </w:pPr>
    </w:p>
    <w:p w14:paraId="617234BF" w14:textId="77777777" w:rsidR="001F39EC" w:rsidRDefault="006963A4" w:rsidP="006963A4">
      <w:pPr>
        <w:keepLines/>
        <w:pBdr>
          <w:top w:val="nil"/>
          <w:left w:val="nil"/>
          <w:bottom w:val="nil"/>
          <w:right w:val="nil"/>
          <w:between w:val="nil"/>
        </w:pBdr>
        <w:ind w:left="0" w:right="0"/>
        <w:jc w:val="center"/>
        <w:rPr>
          <w:sz w:val="24"/>
          <w:szCs w:val="24"/>
        </w:rPr>
      </w:pPr>
      <w:r>
        <w:rPr>
          <w:sz w:val="24"/>
          <w:szCs w:val="24"/>
        </w:rPr>
        <w:t>November 18, 2019</w:t>
      </w:r>
    </w:p>
    <w:p w14:paraId="755E7E0B" w14:textId="77777777" w:rsidR="001F39EC" w:rsidRDefault="006963A4" w:rsidP="006963A4">
      <w:pPr>
        <w:pStyle w:val="Heading1"/>
        <w:rPr>
          <w:sz w:val="24"/>
          <w:szCs w:val="24"/>
        </w:rPr>
      </w:pPr>
      <w:bookmarkStart w:id="1" w:name="_1q19yefcifwb" w:colFirst="0" w:colLast="0"/>
      <w:bookmarkEnd w:id="1"/>
      <w:r>
        <w:br w:type="page"/>
      </w:r>
      <w:commentRangeStart w:id="2"/>
      <w:r>
        <w:lastRenderedPageBreak/>
        <w:t>Table of Contents</w:t>
      </w:r>
      <w:commentRangeEnd w:id="2"/>
      <w:r>
        <w:commentReference w:id="2"/>
      </w:r>
    </w:p>
    <w:p w14:paraId="45165319" w14:textId="77777777" w:rsidR="001F39EC" w:rsidRDefault="001F39EC" w:rsidP="006963A4">
      <w:pPr>
        <w:keepLines/>
        <w:pBdr>
          <w:top w:val="nil"/>
          <w:left w:val="nil"/>
          <w:bottom w:val="nil"/>
          <w:right w:val="nil"/>
          <w:between w:val="nil"/>
        </w:pBdr>
        <w:tabs>
          <w:tab w:val="right" w:pos="8640"/>
        </w:tabs>
        <w:ind w:left="0" w:right="0"/>
        <w:jc w:val="both"/>
        <w:rPr>
          <w:sz w:val="24"/>
          <w:szCs w:val="24"/>
        </w:rPr>
      </w:pPr>
    </w:p>
    <w:p w14:paraId="047EBD87" w14:textId="47315EDB" w:rsidR="001F39EC" w:rsidRDefault="006963A4" w:rsidP="006963A4">
      <w:pPr>
        <w:keepLines/>
        <w:pBdr>
          <w:top w:val="nil"/>
          <w:left w:val="nil"/>
          <w:bottom w:val="nil"/>
          <w:right w:val="nil"/>
          <w:between w:val="nil"/>
        </w:pBdr>
        <w:tabs>
          <w:tab w:val="right" w:pos="8640"/>
        </w:tabs>
        <w:ind w:left="0" w:right="0"/>
        <w:jc w:val="both"/>
        <w:rPr>
          <w:sz w:val="24"/>
          <w:szCs w:val="24"/>
        </w:rPr>
      </w:pPr>
      <w:r>
        <w:rPr>
          <w:b/>
          <w:sz w:val="24"/>
          <w:szCs w:val="24"/>
        </w:rPr>
        <w:t>Executive Summary</w:t>
      </w:r>
      <w:r>
        <w:rPr>
          <w:sz w:val="24"/>
          <w:szCs w:val="24"/>
        </w:rPr>
        <w:tab/>
      </w:r>
      <w:r w:rsidR="00F529DC">
        <w:rPr>
          <w:sz w:val="24"/>
          <w:szCs w:val="24"/>
        </w:rPr>
        <w:t>3</w:t>
      </w:r>
    </w:p>
    <w:p w14:paraId="0D39968C" w14:textId="77777777" w:rsidR="001F39EC" w:rsidRDefault="001F39EC" w:rsidP="006963A4">
      <w:pPr>
        <w:keepLines/>
        <w:pBdr>
          <w:top w:val="nil"/>
          <w:left w:val="nil"/>
          <w:bottom w:val="nil"/>
          <w:right w:val="nil"/>
          <w:between w:val="nil"/>
        </w:pBdr>
        <w:tabs>
          <w:tab w:val="right" w:pos="8640"/>
        </w:tabs>
        <w:ind w:left="0" w:right="0"/>
        <w:jc w:val="both"/>
        <w:rPr>
          <w:sz w:val="24"/>
          <w:szCs w:val="24"/>
        </w:rPr>
      </w:pPr>
    </w:p>
    <w:p w14:paraId="75513CAB" w14:textId="03DEBF5D" w:rsidR="001F39EC" w:rsidRDefault="006963A4" w:rsidP="006963A4">
      <w:pPr>
        <w:keepLines/>
        <w:numPr>
          <w:ilvl w:val="0"/>
          <w:numId w:val="3"/>
        </w:numPr>
        <w:pBdr>
          <w:top w:val="nil"/>
          <w:left w:val="nil"/>
          <w:bottom w:val="nil"/>
          <w:right w:val="nil"/>
          <w:between w:val="nil"/>
        </w:pBdr>
        <w:tabs>
          <w:tab w:val="right" w:pos="8640"/>
        </w:tabs>
        <w:ind w:right="0"/>
        <w:jc w:val="both"/>
        <w:rPr>
          <w:sz w:val="24"/>
          <w:szCs w:val="24"/>
        </w:rPr>
      </w:pPr>
      <w:r>
        <w:rPr>
          <w:b/>
          <w:sz w:val="24"/>
          <w:szCs w:val="24"/>
        </w:rPr>
        <w:t>Introductio</w:t>
      </w:r>
      <w:r w:rsidR="009A6AED">
        <w:rPr>
          <w:b/>
          <w:sz w:val="24"/>
          <w:szCs w:val="24"/>
        </w:rPr>
        <w:t>n</w:t>
      </w:r>
      <w:r>
        <w:rPr>
          <w:sz w:val="24"/>
          <w:szCs w:val="24"/>
        </w:rPr>
        <w:tab/>
      </w:r>
      <w:r w:rsidR="00F529DC">
        <w:rPr>
          <w:sz w:val="24"/>
          <w:szCs w:val="24"/>
        </w:rPr>
        <w:t>5</w:t>
      </w:r>
    </w:p>
    <w:p w14:paraId="489154B9" w14:textId="77777777" w:rsidR="001F39EC" w:rsidRDefault="001F39EC" w:rsidP="006963A4">
      <w:pPr>
        <w:keepLines/>
        <w:pBdr>
          <w:top w:val="nil"/>
          <w:left w:val="nil"/>
          <w:bottom w:val="nil"/>
          <w:right w:val="nil"/>
          <w:between w:val="nil"/>
        </w:pBdr>
        <w:tabs>
          <w:tab w:val="right" w:pos="8640"/>
        </w:tabs>
        <w:ind w:left="0" w:right="0"/>
        <w:jc w:val="both"/>
        <w:rPr>
          <w:sz w:val="24"/>
          <w:szCs w:val="24"/>
        </w:rPr>
      </w:pPr>
    </w:p>
    <w:p w14:paraId="0A6C0691" w14:textId="135FF734" w:rsidR="001F39EC" w:rsidRDefault="006963A4" w:rsidP="006963A4">
      <w:pPr>
        <w:keepLines/>
        <w:numPr>
          <w:ilvl w:val="0"/>
          <w:numId w:val="3"/>
        </w:numPr>
        <w:pBdr>
          <w:top w:val="nil"/>
          <w:left w:val="nil"/>
          <w:bottom w:val="nil"/>
          <w:right w:val="nil"/>
          <w:between w:val="nil"/>
        </w:pBdr>
        <w:tabs>
          <w:tab w:val="right" w:pos="8640"/>
        </w:tabs>
        <w:ind w:right="0"/>
        <w:jc w:val="both"/>
        <w:rPr>
          <w:sz w:val="24"/>
          <w:szCs w:val="24"/>
        </w:rPr>
      </w:pPr>
      <w:r>
        <w:rPr>
          <w:b/>
          <w:sz w:val="24"/>
          <w:szCs w:val="24"/>
        </w:rPr>
        <w:t>Project Description and Goals</w:t>
      </w:r>
      <w:r>
        <w:rPr>
          <w:sz w:val="24"/>
          <w:szCs w:val="24"/>
        </w:rPr>
        <w:tab/>
      </w:r>
      <w:r w:rsidR="0021112A">
        <w:rPr>
          <w:sz w:val="24"/>
          <w:szCs w:val="24"/>
        </w:rPr>
        <w:t>7</w:t>
      </w:r>
    </w:p>
    <w:p w14:paraId="6D44957B" w14:textId="77777777" w:rsidR="001F39EC" w:rsidRDefault="001F39EC" w:rsidP="006963A4">
      <w:pPr>
        <w:keepLines/>
        <w:pBdr>
          <w:top w:val="nil"/>
          <w:left w:val="nil"/>
          <w:bottom w:val="nil"/>
          <w:right w:val="nil"/>
          <w:between w:val="nil"/>
        </w:pBdr>
        <w:tabs>
          <w:tab w:val="right" w:pos="8640"/>
        </w:tabs>
        <w:ind w:left="0" w:right="0"/>
        <w:jc w:val="both"/>
        <w:rPr>
          <w:sz w:val="24"/>
          <w:szCs w:val="24"/>
        </w:rPr>
      </w:pPr>
    </w:p>
    <w:p w14:paraId="7B278159" w14:textId="639B4401" w:rsidR="001F39EC" w:rsidRDefault="006963A4" w:rsidP="006963A4">
      <w:pPr>
        <w:keepLines/>
        <w:numPr>
          <w:ilvl w:val="0"/>
          <w:numId w:val="3"/>
        </w:numPr>
        <w:pBdr>
          <w:top w:val="nil"/>
          <w:left w:val="nil"/>
          <w:bottom w:val="nil"/>
          <w:right w:val="nil"/>
          <w:between w:val="nil"/>
        </w:pBdr>
        <w:tabs>
          <w:tab w:val="right" w:pos="8640"/>
        </w:tabs>
        <w:ind w:right="0"/>
        <w:jc w:val="both"/>
        <w:rPr>
          <w:sz w:val="24"/>
          <w:szCs w:val="24"/>
        </w:rPr>
      </w:pPr>
      <w:commentRangeStart w:id="3"/>
      <w:commentRangeStart w:id="4"/>
      <w:r>
        <w:rPr>
          <w:b/>
          <w:sz w:val="24"/>
          <w:szCs w:val="24"/>
        </w:rPr>
        <w:t>Technical Specification</w:t>
      </w:r>
      <w:r>
        <w:rPr>
          <w:sz w:val="24"/>
          <w:szCs w:val="24"/>
        </w:rPr>
        <w:tab/>
      </w:r>
      <w:commentRangeEnd w:id="3"/>
      <w:r w:rsidR="0021112A">
        <w:rPr>
          <w:sz w:val="24"/>
          <w:szCs w:val="24"/>
        </w:rPr>
        <w:t>8</w:t>
      </w:r>
      <w:r>
        <w:commentReference w:id="3"/>
      </w:r>
      <w:commentRangeEnd w:id="4"/>
      <w:r>
        <w:commentReference w:id="4"/>
      </w:r>
    </w:p>
    <w:p w14:paraId="359A224D" w14:textId="77777777" w:rsidR="001F39EC" w:rsidRDefault="001F39EC" w:rsidP="006963A4">
      <w:pPr>
        <w:keepLines/>
        <w:pBdr>
          <w:top w:val="nil"/>
          <w:left w:val="nil"/>
          <w:bottom w:val="nil"/>
          <w:right w:val="nil"/>
          <w:between w:val="nil"/>
        </w:pBdr>
        <w:tabs>
          <w:tab w:val="right" w:pos="8640"/>
        </w:tabs>
        <w:ind w:left="0" w:right="0"/>
        <w:jc w:val="both"/>
        <w:rPr>
          <w:b/>
          <w:sz w:val="24"/>
          <w:szCs w:val="24"/>
        </w:rPr>
      </w:pPr>
    </w:p>
    <w:p w14:paraId="7522BE42" w14:textId="7EE03C66" w:rsidR="001F39EC" w:rsidRDefault="006963A4" w:rsidP="006963A4">
      <w:pPr>
        <w:keepLines/>
        <w:numPr>
          <w:ilvl w:val="0"/>
          <w:numId w:val="3"/>
        </w:numPr>
        <w:pBdr>
          <w:top w:val="nil"/>
          <w:left w:val="nil"/>
          <w:bottom w:val="nil"/>
          <w:right w:val="nil"/>
          <w:between w:val="nil"/>
        </w:pBdr>
        <w:tabs>
          <w:tab w:val="right" w:pos="8640"/>
        </w:tabs>
        <w:ind w:right="0"/>
        <w:jc w:val="both"/>
        <w:rPr>
          <w:sz w:val="24"/>
          <w:szCs w:val="24"/>
        </w:rPr>
      </w:pPr>
      <w:r>
        <w:rPr>
          <w:b/>
          <w:sz w:val="24"/>
          <w:szCs w:val="24"/>
        </w:rPr>
        <w:t>Design Approach and Details</w:t>
      </w:r>
      <w:r w:rsidR="0021112A">
        <w:rPr>
          <w:b/>
          <w:sz w:val="24"/>
          <w:szCs w:val="24"/>
        </w:rPr>
        <w:tab/>
      </w:r>
      <w:r w:rsidR="0021112A" w:rsidRPr="0021112A">
        <w:rPr>
          <w:sz w:val="24"/>
          <w:szCs w:val="24"/>
        </w:rPr>
        <w:t>1</w:t>
      </w:r>
      <w:r w:rsidR="00096E39">
        <w:rPr>
          <w:sz w:val="24"/>
          <w:szCs w:val="24"/>
        </w:rPr>
        <w:t>1</w:t>
      </w:r>
    </w:p>
    <w:p w14:paraId="50E9E575" w14:textId="77777777" w:rsidR="001F39EC" w:rsidRDefault="001F39EC" w:rsidP="006963A4">
      <w:pPr>
        <w:keepLines/>
        <w:pBdr>
          <w:top w:val="nil"/>
          <w:left w:val="nil"/>
          <w:bottom w:val="nil"/>
          <w:right w:val="nil"/>
          <w:between w:val="nil"/>
        </w:pBdr>
        <w:tabs>
          <w:tab w:val="right" w:pos="8640"/>
        </w:tabs>
        <w:ind w:left="0" w:right="0"/>
        <w:jc w:val="both"/>
        <w:rPr>
          <w:b/>
          <w:sz w:val="24"/>
          <w:szCs w:val="24"/>
        </w:rPr>
      </w:pPr>
    </w:p>
    <w:p w14:paraId="3814A088" w14:textId="1623D000" w:rsidR="001F39EC" w:rsidRDefault="006963A4" w:rsidP="006963A4">
      <w:pPr>
        <w:keepLines/>
        <w:numPr>
          <w:ilvl w:val="1"/>
          <w:numId w:val="4"/>
        </w:numPr>
        <w:pBdr>
          <w:top w:val="nil"/>
          <w:left w:val="nil"/>
          <w:bottom w:val="nil"/>
          <w:right w:val="nil"/>
          <w:between w:val="nil"/>
        </w:pBdr>
        <w:tabs>
          <w:tab w:val="right" w:pos="8640"/>
        </w:tabs>
        <w:ind w:left="900" w:right="0" w:hanging="540"/>
        <w:jc w:val="both"/>
        <w:rPr>
          <w:sz w:val="24"/>
          <w:szCs w:val="24"/>
        </w:rPr>
      </w:pPr>
      <w:r>
        <w:rPr>
          <w:sz w:val="24"/>
          <w:szCs w:val="24"/>
        </w:rPr>
        <w:t>Design Concept Ideation, Constraints, Alternatives, and Tradeoffs</w:t>
      </w:r>
      <w:r>
        <w:rPr>
          <w:sz w:val="24"/>
          <w:szCs w:val="24"/>
        </w:rPr>
        <w:tab/>
      </w:r>
      <w:r w:rsidR="0021112A">
        <w:rPr>
          <w:sz w:val="24"/>
          <w:szCs w:val="24"/>
        </w:rPr>
        <w:t>1</w:t>
      </w:r>
      <w:r w:rsidR="00096E39">
        <w:rPr>
          <w:sz w:val="24"/>
          <w:szCs w:val="24"/>
        </w:rPr>
        <w:t>1</w:t>
      </w:r>
    </w:p>
    <w:p w14:paraId="0A5F51E2" w14:textId="0AF83BC9" w:rsidR="001F39EC" w:rsidRDefault="006963A4" w:rsidP="006963A4">
      <w:pPr>
        <w:keepLines/>
        <w:numPr>
          <w:ilvl w:val="1"/>
          <w:numId w:val="4"/>
        </w:numPr>
        <w:pBdr>
          <w:top w:val="nil"/>
          <w:left w:val="nil"/>
          <w:bottom w:val="nil"/>
          <w:right w:val="nil"/>
          <w:between w:val="nil"/>
        </w:pBdr>
        <w:tabs>
          <w:tab w:val="right" w:pos="8640"/>
        </w:tabs>
        <w:ind w:left="900" w:right="0" w:hanging="540"/>
        <w:jc w:val="both"/>
        <w:rPr>
          <w:sz w:val="24"/>
          <w:szCs w:val="24"/>
        </w:rPr>
      </w:pPr>
      <w:r>
        <w:rPr>
          <w:sz w:val="24"/>
          <w:szCs w:val="24"/>
        </w:rPr>
        <w:t>Preliminary Concept Selection and Justification</w:t>
      </w:r>
      <w:r>
        <w:rPr>
          <w:sz w:val="24"/>
          <w:szCs w:val="24"/>
        </w:rPr>
        <w:tab/>
      </w:r>
      <w:r w:rsidR="0021112A">
        <w:rPr>
          <w:sz w:val="24"/>
          <w:szCs w:val="24"/>
        </w:rPr>
        <w:t>1</w:t>
      </w:r>
      <w:r w:rsidR="00096E39">
        <w:rPr>
          <w:sz w:val="24"/>
          <w:szCs w:val="24"/>
        </w:rPr>
        <w:t>4</w:t>
      </w:r>
    </w:p>
    <w:p w14:paraId="05D501BA" w14:textId="575ACA31" w:rsidR="001F39EC" w:rsidRDefault="006963A4" w:rsidP="006963A4">
      <w:pPr>
        <w:keepLines/>
        <w:numPr>
          <w:ilvl w:val="1"/>
          <w:numId w:val="4"/>
        </w:numPr>
        <w:pBdr>
          <w:top w:val="nil"/>
          <w:left w:val="nil"/>
          <w:bottom w:val="nil"/>
          <w:right w:val="nil"/>
          <w:between w:val="nil"/>
        </w:pBdr>
        <w:tabs>
          <w:tab w:val="right" w:pos="8640"/>
        </w:tabs>
        <w:ind w:left="900" w:right="0" w:hanging="540"/>
        <w:jc w:val="both"/>
        <w:rPr>
          <w:sz w:val="24"/>
          <w:szCs w:val="24"/>
        </w:rPr>
      </w:pPr>
      <w:r>
        <w:rPr>
          <w:sz w:val="24"/>
          <w:szCs w:val="24"/>
        </w:rPr>
        <w:t>Engineering Analyses and Experiment</w:t>
      </w:r>
      <w:r>
        <w:rPr>
          <w:sz w:val="24"/>
          <w:szCs w:val="24"/>
        </w:rPr>
        <w:tab/>
      </w:r>
      <w:r w:rsidR="0021112A">
        <w:rPr>
          <w:sz w:val="24"/>
          <w:szCs w:val="24"/>
        </w:rPr>
        <w:t>2</w:t>
      </w:r>
      <w:r w:rsidR="00096E39">
        <w:rPr>
          <w:sz w:val="24"/>
          <w:szCs w:val="24"/>
        </w:rPr>
        <w:t>1</w:t>
      </w:r>
    </w:p>
    <w:p w14:paraId="57B00001" w14:textId="4892998E" w:rsidR="001F39EC" w:rsidRDefault="006963A4" w:rsidP="006963A4">
      <w:pPr>
        <w:keepLines/>
        <w:numPr>
          <w:ilvl w:val="1"/>
          <w:numId w:val="4"/>
        </w:numPr>
        <w:pBdr>
          <w:top w:val="nil"/>
          <w:left w:val="nil"/>
          <w:bottom w:val="nil"/>
          <w:right w:val="nil"/>
          <w:between w:val="nil"/>
        </w:pBdr>
        <w:tabs>
          <w:tab w:val="right" w:pos="8640"/>
        </w:tabs>
        <w:ind w:left="900" w:right="0" w:hanging="540"/>
        <w:jc w:val="both"/>
        <w:rPr>
          <w:sz w:val="24"/>
          <w:szCs w:val="24"/>
        </w:rPr>
      </w:pPr>
      <w:r>
        <w:rPr>
          <w:sz w:val="24"/>
          <w:szCs w:val="24"/>
        </w:rPr>
        <w:t>Codes and Standards</w:t>
      </w:r>
      <w:r>
        <w:rPr>
          <w:sz w:val="24"/>
          <w:szCs w:val="24"/>
        </w:rPr>
        <w:tab/>
      </w:r>
      <w:r w:rsidR="0021112A">
        <w:rPr>
          <w:sz w:val="24"/>
          <w:szCs w:val="24"/>
        </w:rPr>
        <w:t>2</w:t>
      </w:r>
      <w:r w:rsidR="00096E39">
        <w:rPr>
          <w:sz w:val="24"/>
          <w:szCs w:val="24"/>
        </w:rPr>
        <w:t>2</w:t>
      </w:r>
    </w:p>
    <w:p w14:paraId="15FD127D" w14:textId="77777777" w:rsidR="001F39EC" w:rsidRDefault="001F39EC" w:rsidP="006963A4">
      <w:pPr>
        <w:keepLines/>
        <w:pBdr>
          <w:top w:val="nil"/>
          <w:left w:val="nil"/>
          <w:bottom w:val="nil"/>
          <w:right w:val="nil"/>
          <w:between w:val="nil"/>
        </w:pBdr>
        <w:tabs>
          <w:tab w:val="right" w:pos="8640"/>
        </w:tabs>
        <w:ind w:left="0" w:right="0"/>
        <w:jc w:val="both"/>
        <w:rPr>
          <w:b/>
          <w:sz w:val="24"/>
          <w:szCs w:val="24"/>
        </w:rPr>
      </w:pPr>
    </w:p>
    <w:p w14:paraId="28BAFD02" w14:textId="3D2C75D5" w:rsidR="001F39EC" w:rsidRDefault="006963A4" w:rsidP="006963A4">
      <w:pPr>
        <w:keepLines/>
        <w:numPr>
          <w:ilvl w:val="0"/>
          <w:numId w:val="3"/>
        </w:numPr>
        <w:pBdr>
          <w:top w:val="nil"/>
          <w:left w:val="nil"/>
          <w:bottom w:val="nil"/>
          <w:right w:val="nil"/>
          <w:between w:val="nil"/>
        </w:pBdr>
        <w:tabs>
          <w:tab w:val="right" w:pos="8640"/>
        </w:tabs>
        <w:ind w:right="0"/>
        <w:jc w:val="both"/>
        <w:rPr>
          <w:sz w:val="24"/>
          <w:szCs w:val="24"/>
        </w:rPr>
      </w:pPr>
      <w:r>
        <w:rPr>
          <w:b/>
          <w:sz w:val="24"/>
          <w:szCs w:val="24"/>
        </w:rPr>
        <w:t>Project Demonstration</w:t>
      </w:r>
      <w:r>
        <w:rPr>
          <w:sz w:val="24"/>
          <w:szCs w:val="24"/>
        </w:rPr>
        <w:tab/>
      </w:r>
      <w:r w:rsidR="0021112A">
        <w:rPr>
          <w:sz w:val="24"/>
          <w:szCs w:val="24"/>
        </w:rPr>
        <w:t>2</w:t>
      </w:r>
      <w:r w:rsidR="00096E39">
        <w:rPr>
          <w:sz w:val="24"/>
          <w:szCs w:val="24"/>
        </w:rPr>
        <w:t>3</w:t>
      </w:r>
    </w:p>
    <w:p w14:paraId="28890707" w14:textId="77777777" w:rsidR="001F39EC" w:rsidRDefault="001F39EC" w:rsidP="006963A4">
      <w:pPr>
        <w:keepLines/>
        <w:pBdr>
          <w:top w:val="nil"/>
          <w:left w:val="nil"/>
          <w:bottom w:val="nil"/>
          <w:right w:val="nil"/>
          <w:between w:val="nil"/>
        </w:pBdr>
        <w:tabs>
          <w:tab w:val="right" w:pos="8640"/>
        </w:tabs>
        <w:ind w:left="0" w:right="0"/>
        <w:jc w:val="both"/>
        <w:rPr>
          <w:sz w:val="24"/>
          <w:szCs w:val="24"/>
        </w:rPr>
      </w:pPr>
    </w:p>
    <w:p w14:paraId="2BDF4E18" w14:textId="428F7EA8" w:rsidR="001F39EC" w:rsidRDefault="006963A4" w:rsidP="006963A4">
      <w:pPr>
        <w:keepLines/>
        <w:numPr>
          <w:ilvl w:val="0"/>
          <w:numId w:val="3"/>
        </w:numPr>
        <w:tabs>
          <w:tab w:val="right" w:pos="8640"/>
        </w:tabs>
        <w:ind w:right="0"/>
        <w:jc w:val="both"/>
        <w:rPr>
          <w:sz w:val="24"/>
          <w:szCs w:val="24"/>
        </w:rPr>
      </w:pPr>
      <w:r>
        <w:rPr>
          <w:b/>
          <w:sz w:val="24"/>
          <w:szCs w:val="24"/>
        </w:rPr>
        <w:t>Schedule, Tasks, and Milestones</w:t>
      </w:r>
      <w:r>
        <w:rPr>
          <w:sz w:val="24"/>
          <w:szCs w:val="24"/>
        </w:rPr>
        <w:tab/>
      </w:r>
      <w:r w:rsidR="0021112A">
        <w:rPr>
          <w:sz w:val="24"/>
          <w:szCs w:val="24"/>
        </w:rPr>
        <w:t>2</w:t>
      </w:r>
      <w:r w:rsidR="00096E39">
        <w:rPr>
          <w:sz w:val="24"/>
          <w:szCs w:val="24"/>
        </w:rPr>
        <w:t>3</w:t>
      </w:r>
    </w:p>
    <w:p w14:paraId="30C3AB30" w14:textId="77777777" w:rsidR="001F39EC" w:rsidRDefault="001F39EC" w:rsidP="006963A4">
      <w:pPr>
        <w:keepLines/>
        <w:pBdr>
          <w:top w:val="nil"/>
          <w:left w:val="nil"/>
          <w:bottom w:val="nil"/>
          <w:right w:val="nil"/>
          <w:between w:val="nil"/>
        </w:pBdr>
        <w:tabs>
          <w:tab w:val="right" w:pos="8640"/>
        </w:tabs>
        <w:ind w:left="0" w:right="0"/>
        <w:jc w:val="both"/>
        <w:rPr>
          <w:b/>
          <w:sz w:val="24"/>
          <w:szCs w:val="24"/>
        </w:rPr>
      </w:pPr>
    </w:p>
    <w:p w14:paraId="5D8B1A51" w14:textId="523ED0EC" w:rsidR="001F39EC" w:rsidRDefault="006963A4" w:rsidP="006963A4">
      <w:pPr>
        <w:keepLines/>
        <w:numPr>
          <w:ilvl w:val="0"/>
          <w:numId w:val="3"/>
        </w:numPr>
        <w:pBdr>
          <w:top w:val="nil"/>
          <w:left w:val="nil"/>
          <w:bottom w:val="nil"/>
          <w:right w:val="nil"/>
          <w:between w:val="nil"/>
        </w:pBdr>
        <w:tabs>
          <w:tab w:val="right" w:pos="8640"/>
        </w:tabs>
        <w:ind w:right="0"/>
        <w:jc w:val="both"/>
        <w:rPr>
          <w:sz w:val="24"/>
          <w:szCs w:val="24"/>
        </w:rPr>
      </w:pPr>
      <w:r>
        <w:rPr>
          <w:b/>
          <w:sz w:val="24"/>
          <w:szCs w:val="24"/>
        </w:rPr>
        <w:t>Marketing and Cost Analysis</w:t>
      </w:r>
      <w:r>
        <w:rPr>
          <w:sz w:val="24"/>
          <w:szCs w:val="24"/>
        </w:rPr>
        <w:tab/>
      </w:r>
      <w:r w:rsidR="0021112A">
        <w:rPr>
          <w:sz w:val="24"/>
          <w:szCs w:val="24"/>
        </w:rPr>
        <w:t>2</w:t>
      </w:r>
      <w:r w:rsidR="00096E39">
        <w:rPr>
          <w:sz w:val="24"/>
          <w:szCs w:val="24"/>
        </w:rPr>
        <w:t>4</w:t>
      </w:r>
    </w:p>
    <w:p w14:paraId="3C7D7303" w14:textId="77777777" w:rsidR="001F39EC" w:rsidRDefault="001F39EC" w:rsidP="006963A4">
      <w:pPr>
        <w:keepLines/>
        <w:pBdr>
          <w:top w:val="nil"/>
          <w:left w:val="nil"/>
          <w:bottom w:val="nil"/>
          <w:right w:val="nil"/>
          <w:between w:val="nil"/>
        </w:pBdr>
        <w:tabs>
          <w:tab w:val="right" w:pos="8640"/>
        </w:tabs>
        <w:ind w:left="0" w:right="0"/>
        <w:jc w:val="both"/>
        <w:rPr>
          <w:b/>
          <w:sz w:val="24"/>
          <w:szCs w:val="24"/>
        </w:rPr>
      </w:pPr>
    </w:p>
    <w:p w14:paraId="33B20EE9" w14:textId="49D1401F" w:rsidR="001F39EC" w:rsidRDefault="006963A4" w:rsidP="006963A4">
      <w:pPr>
        <w:keepLines/>
        <w:numPr>
          <w:ilvl w:val="1"/>
          <w:numId w:val="6"/>
        </w:numPr>
        <w:pBdr>
          <w:top w:val="nil"/>
          <w:left w:val="nil"/>
          <w:bottom w:val="nil"/>
          <w:right w:val="nil"/>
          <w:between w:val="nil"/>
        </w:pBdr>
        <w:tabs>
          <w:tab w:val="right" w:pos="8640"/>
        </w:tabs>
        <w:ind w:left="900" w:right="0" w:hanging="540"/>
        <w:jc w:val="both"/>
        <w:rPr>
          <w:sz w:val="24"/>
          <w:szCs w:val="24"/>
        </w:rPr>
      </w:pPr>
      <w:r>
        <w:rPr>
          <w:sz w:val="24"/>
          <w:szCs w:val="24"/>
        </w:rPr>
        <w:t>Marketing Analysis</w:t>
      </w:r>
      <w:r>
        <w:rPr>
          <w:sz w:val="24"/>
          <w:szCs w:val="24"/>
        </w:rPr>
        <w:tab/>
      </w:r>
      <w:r w:rsidR="0021112A">
        <w:rPr>
          <w:sz w:val="24"/>
          <w:szCs w:val="24"/>
        </w:rPr>
        <w:t>2</w:t>
      </w:r>
      <w:r w:rsidR="00096E39">
        <w:rPr>
          <w:sz w:val="24"/>
          <w:szCs w:val="24"/>
        </w:rPr>
        <w:t>4</w:t>
      </w:r>
    </w:p>
    <w:p w14:paraId="50F2CBCC" w14:textId="3B8911D7" w:rsidR="001F39EC" w:rsidRDefault="006963A4" w:rsidP="006963A4">
      <w:pPr>
        <w:keepLines/>
        <w:numPr>
          <w:ilvl w:val="1"/>
          <w:numId w:val="6"/>
        </w:numPr>
        <w:pBdr>
          <w:top w:val="nil"/>
          <w:left w:val="nil"/>
          <w:bottom w:val="nil"/>
          <w:right w:val="nil"/>
          <w:between w:val="nil"/>
        </w:pBdr>
        <w:tabs>
          <w:tab w:val="right" w:pos="8640"/>
        </w:tabs>
        <w:ind w:left="900" w:right="0" w:hanging="540"/>
        <w:jc w:val="both"/>
        <w:rPr>
          <w:sz w:val="24"/>
          <w:szCs w:val="24"/>
        </w:rPr>
      </w:pPr>
      <w:r>
        <w:rPr>
          <w:sz w:val="24"/>
          <w:szCs w:val="24"/>
        </w:rPr>
        <w:t>Cost Analysis</w:t>
      </w:r>
      <w:r>
        <w:rPr>
          <w:sz w:val="24"/>
          <w:szCs w:val="24"/>
        </w:rPr>
        <w:tab/>
      </w:r>
      <w:r w:rsidR="0021112A">
        <w:rPr>
          <w:sz w:val="24"/>
          <w:szCs w:val="24"/>
        </w:rPr>
        <w:t>2</w:t>
      </w:r>
      <w:r w:rsidR="00096E39">
        <w:rPr>
          <w:sz w:val="24"/>
          <w:szCs w:val="24"/>
        </w:rPr>
        <w:t>5</w:t>
      </w:r>
    </w:p>
    <w:p w14:paraId="0D813212" w14:textId="77777777" w:rsidR="001F39EC" w:rsidRDefault="001F39EC" w:rsidP="006963A4">
      <w:pPr>
        <w:keepLines/>
        <w:pBdr>
          <w:top w:val="nil"/>
          <w:left w:val="nil"/>
          <w:bottom w:val="nil"/>
          <w:right w:val="nil"/>
          <w:between w:val="nil"/>
        </w:pBdr>
        <w:tabs>
          <w:tab w:val="right" w:pos="8640"/>
        </w:tabs>
        <w:ind w:left="0" w:right="0"/>
        <w:jc w:val="both"/>
        <w:rPr>
          <w:b/>
          <w:sz w:val="24"/>
          <w:szCs w:val="24"/>
        </w:rPr>
      </w:pPr>
    </w:p>
    <w:p w14:paraId="306A91AA" w14:textId="4AEE13D3" w:rsidR="001F39EC" w:rsidRDefault="006963A4" w:rsidP="006963A4">
      <w:pPr>
        <w:keepLines/>
        <w:numPr>
          <w:ilvl w:val="0"/>
          <w:numId w:val="3"/>
        </w:numPr>
        <w:pBdr>
          <w:top w:val="nil"/>
          <w:left w:val="nil"/>
          <w:bottom w:val="nil"/>
          <w:right w:val="nil"/>
          <w:between w:val="nil"/>
        </w:pBdr>
        <w:tabs>
          <w:tab w:val="right" w:pos="8640"/>
        </w:tabs>
        <w:ind w:right="0"/>
        <w:jc w:val="both"/>
        <w:rPr>
          <w:sz w:val="24"/>
          <w:szCs w:val="24"/>
        </w:rPr>
      </w:pPr>
      <w:r>
        <w:rPr>
          <w:b/>
          <w:sz w:val="24"/>
          <w:szCs w:val="24"/>
        </w:rPr>
        <w:t>Current Status</w:t>
      </w:r>
      <w:r>
        <w:rPr>
          <w:sz w:val="24"/>
          <w:szCs w:val="24"/>
        </w:rPr>
        <w:tab/>
      </w:r>
      <w:r w:rsidR="0021112A">
        <w:rPr>
          <w:sz w:val="24"/>
          <w:szCs w:val="24"/>
        </w:rPr>
        <w:t>2</w:t>
      </w:r>
      <w:r w:rsidR="00096E39">
        <w:rPr>
          <w:sz w:val="24"/>
          <w:szCs w:val="24"/>
        </w:rPr>
        <w:t>9</w:t>
      </w:r>
    </w:p>
    <w:p w14:paraId="0362F849" w14:textId="77777777" w:rsidR="001F39EC" w:rsidRDefault="001F39EC" w:rsidP="006963A4">
      <w:pPr>
        <w:keepLines/>
        <w:pBdr>
          <w:top w:val="nil"/>
          <w:left w:val="nil"/>
          <w:bottom w:val="nil"/>
          <w:right w:val="nil"/>
          <w:between w:val="nil"/>
        </w:pBdr>
        <w:tabs>
          <w:tab w:val="right" w:pos="8640"/>
        </w:tabs>
        <w:ind w:left="0" w:right="0"/>
        <w:jc w:val="both"/>
        <w:rPr>
          <w:b/>
          <w:sz w:val="24"/>
          <w:szCs w:val="24"/>
        </w:rPr>
      </w:pPr>
    </w:p>
    <w:p w14:paraId="06DBAD9D" w14:textId="3EE9A16E" w:rsidR="001F39EC" w:rsidRDefault="006963A4" w:rsidP="006963A4">
      <w:pPr>
        <w:keepLines/>
        <w:numPr>
          <w:ilvl w:val="0"/>
          <w:numId w:val="3"/>
        </w:numPr>
        <w:pBdr>
          <w:top w:val="nil"/>
          <w:left w:val="nil"/>
          <w:bottom w:val="nil"/>
          <w:right w:val="nil"/>
          <w:between w:val="nil"/>
        </w:pBdr>
        <w:tabs>
          <w:tab w:val="right" w:pos="8640"/>
        </w:tabs>
        <w:ind w:right="0"/>
        <w:jc w:val="both"/>
        <w:rPr>
          <w:sz w:val="24"/>
          <w:szCs w:val="24"/>
        </w:rPr>
      </w:pPr>
      <w:r>
        <w:rPr>
          <w:b/>
          <w:sz w:val="24"/>
          <w:szCs w:val="24"/>
        </w:rPr>
        <w:t>Leadership Roles</w:t>
      </w:r>
      <w:r>
        <w:rPr>
          <w:sz w:val="24"/>
          <w:szCs w:val="24"/>
        </w:rPr>
        <w:tab/>
      </w:r>
      <w:r w:rsidR="00096E39">
        <w:rPr>
          <w:sz w:val="24"/>
          <w:szCs w:val="24"/>
        </w:rPr>
        <w:t>30</w:t>
      </w:r>
    </w:p>
    <w:p w14:paraId="34A01024" w14:textId="77777777" w:rsidR="001F39EC" w:rsidRDefault="001F39EC" w:rsidP="006963A4">
      <w:pPr>
        <w:keepLines/>
        <w:pBdr>
          <w:top w:val="nil"/>
          <w:left w:val="nil"/>
          <w:bottom w:val="nil"/>
          <w:right w:val="nil"/>
          <w:between w:val="nil"/>
        </w:pBdr>
        <w:tabs>
          <w:tab w:val="right" w:pos="8640"/>
        </w:tabs>
        <w:ind w:left="0" w:right="0"/>
        <w:jc w:val="both"/>
        <w:rPr>
          <w:b/>
          <w:sz w:val="24"/>
          <w:szCs w:val="24"/>
        </w:rPr>
      </w:pPr>
    </w:p>
    <w:p w14:paraId="7B980014" w14:textId="50648CA5" w:rsidR="001F39EC" w:rsidRDefault="006963A4" w:rsidP="006963A4">
      <w:pPr>
        <w:keepLines/>
        <w:numPr>
          <w:ilvl w:val="0"/>
          <w:numId w:val="3"/>
        </w:numPr>
        <w:pBdr>
          <w:top w:val="nil"/>
          <w:left w:val="nil"/>
          <w:bottom w:val="nil"/>
          <w:right w:val="nil"/>
          <w:between w:val="nil"/>
        </w:pBdr>
        <w:tabs>
          <w:tab w:val="right" w:pos="8640"/>
        </w:tabs>
        <w:ind w:right="0"/>
        <w:jc w:val="both"/>
        <w:rPr>
          <w:sz w:val="24"/>
          <w:szCs w:val="24"/>
        </w:rPr>
      </w:pPr>
      <w:r>
        <w:rPr>
          <w:b/>
          <w:sz w:val="24"/>
          <w:szCs w:val="24"/>
        </w:rPr>
        <w:t>References</w:t>
      </w:r>
      <w:r>
        <w:rPr>
          <w:sz w:val="24"/>
          <w:szCs w:val="24"/>
        </w:rPr>
        <w:tab/>
      </w:r>
      <w:r w:rsidR="0021112A">
        <w:rPr>
          <w:sz w:val="24"/>
          <w:szCs w:val="24"/>
        </w:rPr>
        <w:t>3</w:t>
      </w:r>
      <w:r w:rsidR="00096E39">
        <w:rPr>
          <w:sz w:val="24"/>
          <w:szCs w:val="24"/>
        </w:rPr>
        <w:t>2</w:t>
      </w:r>
    </w:p>
    <w:p w14:paraId="1147F8A7" w14:textId="77777777" w:rsidR="001F39EC" w:rsidRDefault="001F39EC" w:rsidP="006963A4">
      <w:pPr>
        <w:keepLines/>
        <w:pBdr>
          <w:top w:val="nil"/>
          <w:left w:val="nil"/>
          <w:bottom w:val="nil"/>
          <w:right w:val="nil"/>
          <w:between w:val="nil"/>
        </w:pBdr>
        <w:tabs>
          <w:tab w:val="right" w:pos="8640"/>
        </w:tabs>
        <w:ind w:left="0" w:right="0"/>
        <w:jc w:val="both"/>
        <w:rPr>
          <w:b/>
          <w:sz w:val="24"/>
          <w:szCs w:val="24"/>
        </w:rPr>
      </w:pPr>
    </w:p>
    <w:p w14:paraId="111ADC0A" w14:textId="588CAD5D" w:rsidR="001F39EC" w:rsidRDefault="006963A4" w:rsidP="006963A4">
      <w:pPr>
        <w:keepLines/>
        <w:pBdr>
          <w:top w:val="nil"/>
          <w:left w:val="nil"/>
          <w:bottom w:val="nil"/>
          <w:right w:val="nil"/>
          <w:between w:val="nil"/>
        </w:pBdr>
        <w:tabs>
          <w:tab w:val="right" w:pos="8640"/>
        </w:tabs>
        <w:ind w:left="0" w:right="0"/>
        <w:jc w:val="both"/>
        <w:rPr>
          <w:sz w:val="24"/>
          <w:szCs w:val="24"/>
        </w:rPr>
      </w:pPr>
      <w:r>
        <w:rPr>
          <w:b/>
          <w:sz w:val="24"/>
          <w:szCs w:val="24"/>
        </w:rPr>
        <w:t>Appendix A</w:t>
      </w:r>
      <w:r>
        <w:rPr>
          <w:sz w:val="24"/>
          <w:szCs w:val="24"/>
        </w:rPr>
        <w:tab/>
      </w:r>
      <w:r w:rsidR="0021112A">
        <w:rPr>
          <w:sz w:val="24"/>
          <w:szCs w:val="24"/>
        </w:rPr>
        <w:t>3</w:t>
      </w:r>
      <w:r w:rsidR="00096E39">
        <w:rPr>
          <w:sz w:val="24"/>
          <w:szCs w:val="24"/>
        </w:rPr>
        <w:t>3</w:t>
      </w:r>
    </w:p>
    <w:p w14:paraId="4E78160B" w14:textId="77777777" w:rsidR="001F39EC" w:rsidRDefault="001F39EC" w:rsidP="006963A4">
      <w:pPr>
        <w:keepLines/>
        <w:pBdr>
          <w:top w:val="nil"/>
          <w:left w:val="nil"/>
          <w:bottom w:val="nil"/>
          <w:right w:val="nil"/>
          <w:between w:val="nil"/>
        </w:pBdr>
        <w:tabs>
          <w:tab w:val="right" w:pos="8640"/>
        </w:tabs>
        <w:ind w:left="0" w:right="0"/>
        <w:jc w:val="both"/>
        <w:rPr>
          <w:sz w:val="24"/>
          <w:szCs w:val="24"/>
        </w:rPr>
      </w:pPr>
    </w:p>
    <w:p w14:paraId="6FF2767D" w14:textId="64A8D15D" w:rsidR="001F39EC" w:rsidRDefault="006963A4" w:rsidP="006963A4">
      <w:pPr>
        <w:keepLines/>
        <w:pBdr>
          <w:top w:val="nil"/>
          <w:left w:val="nil"/>
          <w:bottom w:val="nil"/>
          <w:right w:val="nil"/>
          <w:between w:val="nil"/>
        </w:pBdr>
        <w:tabs>
          <w:tab w:val="right" w:pos="8640"/>
        </w:tabs>
        <w:ind w:left="0" w:right="0"/>
        <w:jc w:val="both"/>
        <w:rPr>
          <w:sz w:val="24"/>
          <w:szCs w:val="24"/>
        </w:rPr>
      </w:pPr>
      <w:r>
        <w:rPr>
          <w:b/>
          <w:sz w:val="24"/>
          <w:szCs w:val="24"/>
        </w:rPr>
        <w:t>Appendix B</w:t>
      </w:r>
      <w:r>
        <w:rPr>
          <w:sz w:val="24"/>
          <w:szCs w:val="24"/>
        </w:rPr>
        <w:tab/>
      </w:r>
      <w:r w:rsidR="0021112A">
        <w:rPr>
          <w:sz w:val="24"/>
          <w:szCs w:val="24"/>
        </w:rPr>
        <w:t>3</w:t>
      </w:r>
      <w:r w:rsidR="00096E39">
        <w:rPr>
          <w:sz w:val="24"/>
          <w:szCs w:val="24"/>
        </w:rPr>
        <w:t>4</w:t>
      </w:r>
    </w:p>
    <w:p w14:paraId="123536CD" w14:textId="1E840CCC" w:rsidR="0021112A" w:rsidRDefault="0021112A" w:rsidP="006963A4">
      <w:pPr>
        <w:keepLines/>
        <w:pBdr>
          <w:top w:val="nil"/>
          <w:left w:val="nil"/>
          <w:bottom w:val="nil"/>
          <w:right w:val="nil"/>
          <w:between w:val="nil"/>
        </w:pBdr>
        <w:tabs>
          <w:tab w:val="right" w:pos="8640"/>
        </w:tabs>
        <w:ind w:left="0" w:right="0"/>
        <w:jc w:val="both"/>
        <w:rPr>
          <w:sz w:val="24"/>
          <w:szCs w:val="24"/>
        </w:rPr>
      </w:pPr>
    </w:p>
    <w:p w14:paraId="4AEBBC09" w14:textId="07A5E8C4" w:rsidR="0021112A" w:rsidRPr="0021112A" w:rsidRDefault="0021112A" w:rsidP="006963A4">
      <w:pPr>
        <w:keepLines/>
        <w:pBdr>
          <w:top w:val="nil"/>
          <w:left w:val="nil"/>
          <w:bottom w:val="nil"/>
          <w:right w:val="nil"/>
          <w:between w:val="nil"/>
        </w:pBdr>
        <w:tabs>
          <w:tab w:val="right" w:pos="8640"/>
        </w:tabs>
        <w:ind w:left="0" w:right="0"/>
        <w:jc w:val="both"/>
        <w:rPr>
          <w:sz w:val="24"/>
          <w:szCs w:val="24"/>
        </w:rPr>
      </w:pPr>
      <w:r w:rsidRPr="0021112A">
        <w:rPr>
          <w:b/>
          <w:sz w:val="24"/>
          <w:szCs w:val="24"/>
        </w:rPr>
        <w:t>Appendix C</w:t>
      </w:r>
      <w:r>
        <w:rPr>
          <w:b/>
          <w:sz w:val="24"/>
          <w:szCs w:val="24"/>
        </w:rPr>
        <w:tab/>
      </w:r>
      <w:r>
        <w:rPr>
          <w:sz w:val="24"/>
          <w:szCs w:val="24"/>
        </w:rPr>
        <w:t>3</w:t>
      </w:r>
      <w:r w:rsidR="00096E39">
        <w:rPr>
          <w:sz w:val="24"/>
          <w:szCs w:val="24"/>
        </w:rPr>
        <w:t>5</w:t>
      </w:r>
    </w:p>
    <w:p w14:paraId="04F68D74" w14:textId="019D59A3" w:rsidR="0021112A" w:rsidRPr="0021112A" w:rsidRDefault="0021112A" w:rsidP="006963A4">
      <w:pPr>
        <w:keepLines/>
        <w:pBdr>
          <w:top w:val="nil"/>
          <w:left w:val="nil"/>
          <w:bottom w:val="nil"/>
          <w:right w:val="nil"/>
          <w:between w:val="nil"/>
        </w:pBdr>
        <w:tabs>
          <w:tab w:val="right" w:pos="8640"/>
        </w:tabs>
        <w:ind w:left="0" w:right="0"/>
        <w:jc w:val="both"/>
        <w:rPr>
          <w:b/>
          <w:sz w:val="24"/>
          <w:szCs w:val="24"/>
        </w:rPr>
      </w:pPr>
    </w:p>
    <w:p w14:paraId="0C846210" w14:textId="4E644E59" w:rsidR="0021112A" w:rsidRPr="0021112A" w:rsidRDefault="0021112A" w:rsidP="006963A4">
      <w:pPr>
        <w:keepLines/>
        <w:pBdr>
          <w:top w:val="nil"/>
          <w:left w:val="nil"/>
          <w:bottom w:val="nil"/>
          <w:right w:val="nil"/>
          <w:between w:val="nil"/>
        </w:pBdr>
        <w:tabs>
          <w:tab w:val="right" w:pos="8640"/>
        </w:tabs>
        <w:ind w:left="0" w:right="0"/>
        <w:jc w:val="both"/>
        <w:rPr>
          <w:sz w:val="24"/>
          <w:szCs w:val="24"/>
        </w:rPr>
      </w:pPr>
      <w:r w:rsidRPr="0021112A">
        <w:rPr>
          <w:b/>
          <w:sz w:val="24"/>
          <w:szCs w:val="24"/>
        </w:rPr>
        <w:t>Appendix D</w:t>
      </w:r>
      <w:r>
        <w:rPr>
          <w:b/>
          <w:sz w:val="24"/>
          <w:szCs w:val="24"/>
        </w:rPr>
        <w:tab/>
      </w:r>
      <w:r>
        <w:rPr>
          <w:sz w:val="24"/>
          <w:szCs w:val="24"/>
        </w:rPr>
        <w:t>3</w:t>
      </w:r>
      <w:r w:rsidR="00096E39">
        <w:rPr>
          <w:sz w:val="24"/>
          <w:szCs w:val="24"/>
        </w:rPr>
        <w:t>6</w:t>
      </w:r>
    </w:p>
    <w:p w14:paraId="1E036212" w14:textId="02D61706" w:rsidR="0021112A" w:rsidRPr="0021112A" w:rsidRDefault="0021112A" w:rsidP="006963A4">
      <w:pPr>
        <w:keepLines/>
        <w:pBdr>
          <w:top w:val="nil"/>
          <w:left w:val="nil"/>
          <w:bottom w:val="nil"/>
          <w:right w:val="nil"/>
          <w:between w:val="nil"/>
        </w:pBdr>
        <w:tabs>
          <w:tab w:val="right" w:pos="8640"/>
        </w:tabs>
        <w:ind w:left="0" w:right="0"/>
        <w:jc w:val="both"/>
        <w:rPr>
          <w:b/>
          <w:sz w:val="24"/>
          <w:szCs w:val="24"/>
        </w:rPr>
      </w:pPr>
    </w:p>
    <w:p w14:paraId="6A3DE36B" w14:textId="2278B563" w:rsidR="0021112A" w:rsidRPr="0021112A" w:rsidRDefault="0021112A" w:rsidP="006963A4">
      <w:pPr>
        <w:keepLines/>
        <w:pBdr>
          <w:top w:val="nil"/>
          <w:left w:val="nil"/>
          <w:bottom w:val="nil"/>
          <w:right w:val="nil"/>
          <w:between w:val="nil"/>
        </w:pBdr>
        <w:tabs>
          <w:tab w:val="right" w:pos="8640"/>
        </w:tabs>
        <w:ind w:left="0" w:right="0"/>
        <w:jc w:val="both"/>
        <w:rPr>
          <w:sz w:val="24"/>
          <w:szCs w:val="24"/>
        </w:rPr>
      </w:pPr>
      <w:r w:rsidRPr="0021112A">
        <w:rPr>
          <w:b/>
          <w:sz w:val="24"/>
          <w:szCs w:val="24"/>
        </w:rPr>
        <w:t>Appendix E</w:t>
      </w:r>
      <w:r>
        <w:rPr>
          <w:b/>
          <w:sz w:val="24"/>
          <w:szCs w:val="24"/>
        </w:rPr>
        <w:tab/>
      </w:r>
      <w:r>
        <w:rPr>
          <w:sz w:val="24"/>
          <w:szCs w:val="24"/>
        </w:rPr>
        <w:t>3</w:t>
      </w:r>
      <w:r w:rsidR="00096E39">
        <w:rPr>
          <w:sz w:val="24"/>
          <w:szCs w:val="24"/>
        </w:rPr>
        <w:t>7</w:t>
      </w:r>
      <w:bookmarkStart w:id="5" w:name="_GoBack"/>
      <w:bookmarkEnd w:id="5"/>
    </w:p>
    <w:p w14:paraId="43B89917" w14:textId="6F884E92" w:rsidR="001F39EC" w:rsidRDefault="006963A4" w:rsidP="006963A4">
      <w:pPr>
        <w:pStyle w:val="Heading1"/>
      </w:pPr>
      <w:bookmarkStart w:id="6" w:name="_nohz9gldiob3" w:colFirst="0" w:colLast="0"/>
      <w:bookmarkEnd w:id="6"/>
      <w:r w:rsidRPr="0021112A">
        <w:br w:type="page"/>
      </w:r>
      <w:r>
        <w:lastRenderedPageBreak/>
        <w:t>Executive Summary</w:t>
      </w:r>
    </w:p>
    <w:p w14:paraId="5B3B18E5" w14:textId="77777777" w:rsidR="009A6AED" w:rsidRPr="009A6AED" w:rsidRDefault="009A6AED" w:rsidP="009A6AED"/>
    <w:p w14:paraId="1BD5CE9D" w14:textId="77777777" w:rsidR="001F39EC" w:rsidRDefault="006963A4" w:rsidP="006963A4">
      <w:pPr>
        <w:keepLines/>
        <w:pBdr>
          <w:top w:val="nil"/>
          <w:left w:val="nil"/>
          <w:bottom w:val="nil"/>
          <w:right w:val="nil"/>
          <w:between w:val="nil"/>
        </w:pBdr>
        <w:spacing w:line="480" w:lineRule="auto"/>
        <w:ind w:left="0" w:right="43" w:firstLine="720"/>
        <w:jc w:val="both"/>
        <w:rPr>
          <w:sz w:val="24"/>
          <w:szCs w:val="24"/>
        </w:rPr>
      </w:pPr>
      <w:r>
        <w:rPr>
          <w:sz w:val="24"/>
          <w:szCs w:val="24"/>
        </w:rPr>
        <w:t xml:space="preserve">Meterrific attempts to modernize the metered street parking experience. The product design will address improvements in efficiency and usability over current standard </w:t>
      </w:r>
      <w:proofErr w:type="gramStart"/>
      <w:r>
        <w:rPr>
          <w:sz w:val="24"/>
          <w:szCs w:val="24"/>
        </w:rPr>
        <w:t>metered  street</w:t>
      </w:r>
      <w:proofErr w:type="gramEnd"/>
      <w:r>
        <w:rPr>
          <w:sz w:val="24"/>
          <w:szCs w:val="24"/>
        </w:rPr>
        <w:t xml:space="preserve"> parking solutions. The overall goal is to provide the user with an end-to-end parking experience that streamlines navigation, spot selection and payment in a product that is easy for drivers to use and for municipalities to incorporate into existing systems. One important design problem is the separation of technical responsibilities between the app and the parking meter such as (1) declaring a parking spot as full, empty or reserved or (2) accepting payment from the user. Technical challenges include design and fabrication of the physical parking meter and design and implementation of the accompanying mobile app. The parking meter will be designed with industry-standard CAD tools and fabricated through a mixture of machining and 3D printing. The UI/UX component of the app will be designed on </w:t>
      </w:r>
      <w:proofErr w:type="gramStart"/>
      <w:r>
        <w:rPr>
          <w:sz w:val="24"/>
          <w:szCs w:val="24"/>
        </w:rPr>
        <w:t>Adobe XD, and</w:t>
      </w:r>
      <w:proofErr w:type="gramEnd"/>
      <w:r>
        <w:rPr>
          <w:sz w:val="24"/>
          <w:szCs w:val="24"/>
        </w:rPr>
        <w:t xml:space="preserve"> produced with software engineering tools including modern version control (Git). The product will use both an app and an embedded systems parking meter to allow a user to navigate to a desired parking spot and start a metered parking session. The app will use physical sensors both on the mobile device and the meter to smartly suggest parking spaces to navigate to </w:t>
      </w:r>
      <w:proofErr w:type="gramStart"/>
      <w:r>
        <w:rPr>
          <w:sz w:val="24"/>
          <w:szCs w:val="24"/>
        </w:rPr>
        <w:t>given</w:t>
      </w:r>
      <w:proofErr w:type="gramEnd"/>
      <w:r>
        <w:rPr>
          <w:sz w:val="24"/>
          <w:szCs w:val="24"/>
        </w:rPr>
        <w:t xml:space="preserve"> a destination, when to start a session and when to stop a session. The estimated cost per unit is $156.33, though this does not include labor costs for software maintenance. The proof-of-concept test for the completed prototype will include a user's attempt to navigate to a parking spot, change his selection mid-navigation and start and end a metered session. Future work may include additional features or incorporating the product into an existing metered parking solution.</w:t>
      </w:r>
      <w:r>
        <w:br w:type="page"/>
      </w:r>
    </w:p>
    <w:p w14:paraId="74642CE8" w14:textId="77777777" w:rsidR="001F39EC" w:rsidRDefault="006963A4" w:rsidP="006963A4">
      <w:pPr>
        <w:pStyle w:val="Heading1"/>
        <w:ind w:right="43"/>
        <w:jc w:val="both"/>
      </w:pPr>
      <w:bookmarkStart w:id="7" w:name="_c24q922strnu" w:colFirst="0" w:colLast="0"/>
      <w:bookmarkEnd w:id="7"/>
      <w:r>
        <w:lastRenderedPageBreak/>
        <w:t xml:space="preserve">Nomenclature </w:t>
      </w:r>
    </w:p>
    <w:p w14:paraId="421BB23F" w14:textId="77777777" w:rsidR="001F39EC" w:rsidRPr="006963A4" w:rsidRDefault="006963A4" w:rsidP="006963A4">
      <w:pPr>
        <w:ind w:left="0"/>
        <w:rPr>
          <w:b/>
          <w:sz w:val="24"/>
          <w:szCs w:val="24"/>
        </w:rPr>
      </w:pPr>
      <w:bookmarkStart w:id="8" w:name="_5w2393wr5nm2" w:colFirst="0" w:colLast="0"/>
      <w:bookmarkEnd w:id="8"/>
      <w:r w:rsidRPr="006963A4">
        <w:rPr>
          <w:b/>
          <w:sz w:val="24"/>
          <w:szCs w:val="24"/>
        </w:rPr>
        <w:t>Symbols/Variables/Parameters</w:t>
      </w:r>
    </w:p>
    <w:p w14:paraId="3B91FF5E" w14:textId="77777777" w:rsidR="001F39EC" w:rsidRDefault="001F39EC" w:rsidP="006963A4">
      <w:pPr>
        <w:jc w:val="both"/>
      </w:pPr>
    </w:p>
    <w:p w14:paraId="6AFE82E0" w14:textId="77777777" w:rsidR="001F39EC" w:rsidRDefault="006963A4" w:rsidP="006963A4">
      <w:pPr>
        <w:spacing w:line="276" w:lineRule="auto"/>
        <w:ind w:left="0" w:right="0"/>
        <w:jc w:val="both"/>
        <w:rPr>
          <w:sz w:val="24"/>
          <w:szCs w:val="24"/>
        </w:rPr>
      </w:pPr>
      <w:bookmarkStart w:id="9" w:name="_npimiqkkpvwj" w:colFirst="0" w:colLast="0"/>
      <w:bookmarkEnd w:id="9"/>
      <w:r>
        <w:rPr>
          <w:sz w:val="24"/>
          <w:szCs w:val="24"/>
        </w:rPr>
        <w:t>Temperature</w:t>
      </w:r>
      <w:r>
        <w:rPr>
          <w:sz w:val="24"/>
          <w:szCs w:val="24"/>
        </w:rPr>
        <w:tab/>
      </w:r>
      <w:r>
        <w:rPr>
          <w:sz w:val="24"/>
          <w:szCs w:val="24"/>
        </w:rPr>
        <w:tab/>
      </w:r>
      <w:r>
        <w:rPr>
          <w:sz w:val="24"/>
          <w:szCs w:val="24"/>
        </w:rPr>
        <w:tab/>
      </w:r>
      <w:r>
        <w:rPr>
          <w:sz w:val="24"/>
          <w:szCs w:val="24"/>
        </w:rPr>
        <w:tab/>
        <w:t>℃</w:t>
      </w:r>
      <w:r>
        <w:rPr>
          <w:sz w:val="24"/>
          <w:szCs w:val="24"/>
        </w:rPr>
        <w:tab/>
      </w:r>
      <w:r>
        <w:rPr>
          <w:sz w:val="24"/>
          <w:szCs w:val="24"/>
        </w:rPr>
        <w:tab/>
        <w:t>degrees Celsius</w:t>
      </w:r>
    </w:p>
    <w:p w14:paraId="40EFC163" w14:textId="77777777" w:rsidR="001F39EC" w:rsidRDefault="006963A4" w:rsidP="006963A4">
      <w:pPr>
        <w:spacing w:line="276" w:lineRule="auto"/>
        <w:ind w:left="0" w:right="0"/>
        <w:jc w:val="both"/>
        <w:rPr>
          <w:sz w:val="24"/>
          <w:szCs w:val="24"/>
        </w:rPr>
      </w:pPr>
      <w:bookmarkStart w:id="10" w:name="_h4qygtmgvjch" w:colFirst="0" w:colLast="0"/>
      <w:bookmarkEnd w:id="10"/>
      <w:r>
        <w:rPr>
          <w:sz w:val="24"/>
          <w:szCs w:val="24"/>
        </w:rPr>
        <w:t>Length</w:t>
      </w:r>
      <w:r>
        <w:rPr>
          <w:sz w:val="24"/>
          <w:szCs w:val="24"/>
        </w:rPr>
        <w:tab/>
      </w:r>
      <w:r>
        <w:rPr>
          <w:sz w:val="24"/>
          <w:szCs w:val="24"/>
        </w:rPr>
        <w:tab/>
      </w:r>
      <w:r>
        <w:rPr>
          <w:sz w:val="24"/>
          <w:szCs w:val="24"/>
        </w:rPr>
        <w:tab/>
      </w:r>
      <w:r>
        <w:rPr>
          <w:sz w:val="24"/>
          <w:szCs w:val="24"/>
        </w:rPr>
        <w:tab/>
      </w:r>
      <w:r>
        <w:rPr>
          <w:sz w:val="24"/>
          <w:szCs w:val="24"/>
        </w:rPr>
        <w:tab/>
        <w:t xml:space="preserve">m </w:t>
      </w:r>
      <w:r>
        <w:rPr>
          <w:sz w:val="24"/>
          <w:szCs w:val="24"/>
        </w:rPr>
        <w:tab/>
      </w:r>
      <w:r>
        <w:rPr>
          <w:sz w:val="24"/>
          <w:szCs w:val="24"/>
        </w:rPr>
        <w:tab/>
        <w:t>meter</w:t>
      </w:r>
    </w:p>
    <w:p w14:paraId="48DAD01A" w14:textId="77777777" w:rsidR="001F39EC" w:rsidRDefault="006963A4" w:rsidP="006963A4">
      <w:pPr>
        <w:spacing w:line="276" w:lineRule="auto"/>
        <w:ind w:left="0" w:right="0"/>
        <w:jc w:val="both"/>
        <w:rPr>
          <w:sz w:val="24"/>
          <w:szCs w:val="24"/>
        </w:rPr>
      </w:pPr>
      <w:bookmarkStart w:id="11" w:name="_9hnzognn1o2b" w:colFirst="0" w:colLast="0"/>
      <w:bookmarkEnd w:id="11"/>
      <w:r>
        <w:rPr>
          <w:sz w:val="24"/>
          <w:szCs w:val="24"/>
        </w:rPr>
        <w:tab/>
      </w:r>
      <w:r>
        <w:rPr>
          <w:sz w:val="24"/>
          <w:szCs w:val="24"/>
        </w:rPr>
        <w:tab/>
      </w:r>
      <w:r>
        <w:rPr>
          <w:sz w:val="24"/>
          <w:szCs w:val="24"/>
        </w:rPr>
        <w:tab/>
      </w:r>
      <w:r>
        <w:rPr>
          <w:sz w:val="24"/>
          <w:szCs w:val="24"/>
        </w:rPr>
        <w:tab/>
      </w:r>
      <w:r>
        <w:rPr>
          <w:sz w:val="24"/>
          <w:szCs w:val="24"/>
        </w:rPr>
        <w:tab/>
        <w:t xml:space="preserve">in </w:t>
      </w:r>
      <w:r>
        <w:rPr>
          <w:sz w:val="24"/>
          <w:szCs w:val="24"/>
        </w:rPr>
        <w:tab/>
      </w:r>
      <w:r>
        <w:rPr>
          <w:sz w:val="24"/>
          <w:szCs w:val="24"/>
        </w:rPr>
        <w:tab/>
        <w:t>inch</w:t>
      </w:r>
    </w:p>
    <w:p w14:paraId="0D6E46D2" w14:textId="77777777" w:rsidR="001F39EC" w:rsidRDefault="006963A4" w:rsidP="006963A4">
      <w:pPr>
        <w:spacing w:line="276" w:lineRule="auto"/>
        <w:ind w:left="0" w:right="0"/>
        <w:jc w:val="both"/>
        <w:rPr>
          <w:sz w:val="24"/>
          <w:szCs w:val="24"/>
        </w:rPr>
      </w:pPr>
      <w:bookmarkStart w:id="12" w:name="_4avksvikm2ct" w:colFirst="0" w:colLast="0"/>
      <w:bookmarkEnd w:id="12"/>
      <w:proofErr w:type="gramStart"/>
      <w:r>
        <w:rPr>
          <w:sz w:val="24"/>
          <w:szCs w:val="24"/>
        </w:rPr>
        <w:t>Current</w:t>
      </w:r>
      <w:proofErr w:type="gramEnd"/>
      <w:r>
        <w:rPr>
          <w:sz w:val="24"/>
          <w:szCs w:val="24"/>
        </w:rPr>
        <w:tab/>
      </w:r>
      <w:r>
        <w:rPr>
          <w:sz w:val="24"/>
          <w:szCs w:val="24"/>
        </w:rPr>
        <w:tab/>
      </w:r>
      <w:r>
        <w:rPr>
          <w:sz w:val="24"/>
          <w:szCs w:val="24"/>
        </w:rPr>
        <w:tab/>
      </w:r>
      <w:r>
        <w:rPr>
          <w:sz w:val="24"/>
          <w:szCs w:val="24"/>
        </w:rPr>
        <w:tab/>
        <w:t xml:space="preserve">A </w:t>
      </w:r>
      <w:r>
        <w:rPr>
          <w:sz w:val="24"/>
          <w:szCs w:val="24"/>
        </w:rPr>
        <w:tab/>
      </w:r>
      <w:r>
        <w:rPr>
          <w:sz w:val="24"/>
          <w:szCs w:val="24"/>
        </w:rPr>
        <w:tab/>
        <w:t>ampere</w:t>
      </w:r>
    </w:p>
    <w:p w14:paraId="5A9FA3CE" w14:textId="77777777" w:rsidR="001F39EC" w:rsidRDefault="006963A4" w:rsidP="006963A4">
      <w:pPr>
        <w:spacing w:line="276" w:lineRule="auto"/>
        <w:ind w:left="0" w:right="0"/>
        <w:jc w:val="both"/>
        <w:rPr>
          <w:sz w:val="24"/>
          <w:szCs w:val="24"/>
        </w:rPr>
      </w:pPr>
      <w:bookmarkStart w:id="13" w:name="_j6qfhqry69az" w:colFirst="0" w:colLast="0"/>
      <w:bookmarkEnd w:id="13"/>
      <w:r>
        <w:rPr>
          <w:sz w:val="24"/>
          <w:szCs w:val="24"/>
        </w:rPr>
        <w:tab/>
      </w:r>
      <w:r>
        <w:rPr>
          <w:sz w:val="24"/>
          <w:szCs w:val="24"/>
        </w:rPr>
        <w:tab/>
      </w:r>
      <w:r>
        <w:rPr>
          <w:sz w:val="24"/>
          <w:szCs w:val="24"/>
        </w:rPr>
        <w:tab/>
      </w:r>
      <w:r>
        <w:rPr>
          <w:sz w:val="24"/>
          <w:szCs w:val="24"/>
        </w:rPr>
        <w:tab/>
      </w:r>
      <w:r>
        <w:rPr>
          <w:sz w:val="24"/>
          <w:szCs w:val="24"/>
        </w:rPr>
        <w:tab/>
        <w:t xml:space="preserve">mA </w:t>
      </w:r>
      <w:r>
        <w:rPr>
          <w:sz w:val="24"/>
          <w:szCs w:val="24"/>
        </w:rPr>
        <w:tab/>
      </w:r>
      <w:r>
        <w:rPr>
          <w:sz w:val="24"/>
          <w:szCs w:val="24"/>
        </w:rPr>
        <w:tab/>
        <w:t>milliampere</w:t>
      </w:r>
    </w:p>
    <w:p w14:paraId="395BF48C" w14:textId="77777777" w:rsidR="001F39EC" w:rsidRDefault="006963A4" w:rsidP="006963A4">
      <w:pPr>
        <w:spacing w:line="276" w:lineRule="auto"/>
        <w:ind w:left="0" w:right="0"/>
        <w:jc w:val="both"/>
        <w:rPr>
          <w:sz w:val="24"/>
          <w:szCs w:val="24"/>
        </w:rPr>
      </w:pPr>
      <w:bookmarkStart w:id="14" w:name="_osscnjojbzwy" w:colFirst="0" w:colLast="0"/>
      <w:bookmarkEnd w:id="14"/>
      <w:r>
        <w:rPr>
          <w:sz w:val="24"/>
          <w:szCs w:val="24"/>
        </w:rPr>
        <w:t>Voltage</w:t>
      </w:r>
      <w:r>
        <w:rPr>
          <w:sz w:val="24"/>
          <w:szCs w:val="24"/>
        </w:rPr>
        <w:tab/>
      </w:r>
      <w:r>
        <w:rPr>
          <w:sz w:val="24"/>
          <w:szCs w:val="24"/>
        </w:rPr>
        <w:tab/>
      </w:r>
      <w:r>
        <w:rPr>
          <w:sz w:val="24"/>
          <w:szCs w:val="24"/>
        </w:rPr>
        <w:tab/>
      </w:r>
      <w:r>
        <w:rPr>
          <w:sz w:val="24"/>
          <w:szCs w:val="24"/>
        </w:rPr>
        <w:tab/>
        <w:t xml:space="preserve">V </w:t>
      </w:r>
      <w:r>
        <w:rPr>
          <w:sz w:val="24"/>
          <w:szCs w:val="24"/>
        </w:rPr>
        <w:tab/>
      </w:r>
      <w:r>
        <w:rPr>
          <w:sz w:val="24"/>
          <w:szCs w:val="24"/>
        </w:rPr>
        <w:tab/>
        <w:t>volt</w:t>
      </w:r>
    </w:p>
    <w:p w14:paraId="17C1691E" w14:textId="77777777" w:rsidR="001F39EC" w:rsidRDefault="006963A4" w:rsidP="006963A4">
      <w:pPr>
        <w:spacing w:line="276" w:lineRule="auto"/>
        <w:ind w:left="0" w:right="0"/>
        <w:jc w:val="both"/>
        <w:rPr>
          <w:sz w:val="24"/>
          <w:szCs w:val="24"/>
        </w:rPr>
      </w:pPr>
      <w:bookmarkStart w:id="15" w:name="_lzxduqvimnbp" w:colFirst="0" w:colLast="0"/>
      <w:bookmarkEnd w:id="15"/>
      <w:r>
        <w:rPr>
          <w:sz w:val="24"/>
          <w:szCs w:val="24"/>
        </w:rPr>
        <w:tab/>
      </w:r>
      <w:r>
        <w:rPr>
          <w:sz w:val="24"/>
          <w:szCs w:val="24"/>
        </w:rPr>
        <w:tab/>
      </w:r>
      <w:r>
        <w:rPr>
          <w:sz w:val="24"/>
          <w:szCs w:val="24"/>
        </w:rPr>
        <w:tab/>
      </w:r>
      <w:r>
        <w:rPr>
          <w:sz w:val="24"/>
          <w:szCs w:val="24"/>
        </w:rPr>
        <w:tab/>
      </w:r>
      <w:r>
        <w:rPr>
          <w:sz w:val="24"/>
          <w:szCs w:val="24"/>
        </w:rPr>
        <w:tab/>
        <w:t xml:space="preserve">mV </w:t>
      </w:r>
      <w:r>
        <w:rPr>
          <w:sz w:val="24"/>
          <w:szCs w:val="24"/>
        </w:rPr>
        <w:tab/>
      </w:r>
      <w:r>
        <w:rPr>
          <w:sz w:val="24"/>
          <w:szCs w:val="24"/>
        </w:rPr>
        <w:tab/>
        <w:t>millivolt</w:t>
      </w:r>
    </w:p>
    <w:p w14:paraId="71EA5799" w14:textId="77777777" w:rsidR="001F39EC" w:rsidRDefault="006963A4" w:rsidP="006963A4">
      <w:pPr>
        <w:spacing w:line="276" w:lineRule="auto"/>
        <w:ind w:left="0" w:right="0"/>
        <w:jc w:val="both"/>
        <w:rPr>
          <w:sz w:val="24"/>
          <w:szCs w:val="24"/>
        </w:rPr>
      </w:pPr>
      <w:bookmarkStart w:id="16" w:name="_v965wixr40bt" w:colFirst="0" w:colLast="0"/>
      <w:bookmarkEnd w:id="16"/>
      <w:r>
        <w:rPr>
          <w:sz w:val="24"/>
          <w:szCs w:val="24"/>
        </w:rPr>
        <w:t>Electric Charge (Current x Time)</w:t>
      </w:r>
      <w:r>
        <w:rPr>
          <w:sz w:val="24"/>
          <w:szCs w:val="24"/>
        </w:rPr>
        <w:tab/>
      </w:r>
      <w:proofErr w:type="spellStart"/>
      <w:r>
        <w:rPr>
          <w:sz w:val="24"/>
          <w:szCs w:val="24"/>
        </w:rPr>
        <w:t>mAh</w:t>
      </w:r>
      <w:proofErr w:type="spellEnd"/>
      <w:r>
        <w:rPr>
          <w:sz w:val="24"/>
          <w:szCs w:val="24"/>
        </w:rPr>
        <w:tab/>
      </w:r>
      <w:r>
        <w:rPr>
          <w:sz w:val="24"/>
          <w:szCs w:val="24"/>
        </w:rPr>
        <w:tab/>
        <w:t>milliampere hour</w:t>
      </w:r>
    </w:p>
    <w:p w14:paraId="462F6F29" w14:textId="77777777" w:rsidR="001F39EC" w:rsidRDefault="001F39EC" w:rsidP="006963A4">
      <w:pPr>
        <w:spacing w:line="276" w:lineRule="auto"/>
        <w:ind w:left="0" w:right="0"/>
        <w:jc w:val="both"/>
        <w:rPr>
          <w:sz w:val="24"/>
          <w:szCs w:val="24"/>
        </w:rPr>
      </w:pPr>
      <w:bookmarkStart w:id="17" w:name="_ijdawp9vgsj5" w:colFirst="0" w:colLast="0"/>
      <w:bookmarkEnd w:id="17"/>
    </w:p>
    <w:p w14:paraId="24C844FF" w14:textId="77777777" w:rsidR="001F39EC" w:rsidRDefault="006963A4" w:rsidP="006963A4">
      <w:pPr>
        <w:pStyle w:val="Heading2"/>
        <w:spacing w:line="276" w:lineRule="auto"/>
        <w:ind w:right="0"/>
        <w:jc w:val="both"/>
      </w:pPr>
      <w:bookmarkStart w:id="18" w:name="_1disc8ft4gzy" w:colFirst="0" w:colLast="0"/>
      <w:bookmarkEnd w:id="18"/>
      <w:r>
        <w:t>Acronyms</w:t>
      </w:r>
    </w:p>
    <w:p w14:paraId="320BC0F5" w14:textId="77777777" w:rsidR="001F39EC" w:rsidRDefault="006963A4" w:rsidP="006963A4">
      <w:pPr>
        <w:keepLines/>
        <w:pBdr>
          <w:top w:val="nil"/>
          <w:left w:val="nil"/>
          <w:bottom w:val="nil"/>
          <w:right w:val="nil"/>
          <w:between w:val="nil"/>
        </w:pBdr>
        <w:ind w:left="0" w:right="43"/>
        <w:jc w:val="both"/>
        <w:rPr>
          <w:sz w:val="24"/>
          <w:szCs w:val="24"/>
        </w:rPr>
      </w:pPr>
      <w:r>
        <w:rPr>
          <w:sz w:val="24"/>
          <w:szCs w:val="24"/>
        </w:rPr>
        <w:t>ABS</w:t>
      </w:r>
      <w:r>
        <w:rPr>
          <w:sz w:val="24"/>
          <w:szCs w:val="24"/>
        </w:rPr>
        <w:tab/>
      </w:r>
      <w:r>
        <w:rPr>
          <w:sz w:val="24"/>
          <w:szCs w:val="24"/>
        </w:rPr>
        <w:tab/>
      </w:r>
      <w:r>
        <w:rPr>
          <w:sz w:val="24"/>
          <w:szCs w:val="24"/>
        </w:rPr>
        <w:tab/>
        <w:t>Acrylonitrile Butadiene Styrene</w:t>
      </w:r>
    </w:p>
    <w:p w14:paraId="07F63413" w14:textId="77777777" w:rsidR="001F39EC" w:rsidRDefault="006963A4" w:rsidP="006963A4">
      <w:pPr>
        <w:keepLines/>
        <w:pBdr>
          <w:top w:val="nil"/>
          <w:left w:val="nil"/>
          <w:bottom w:val="nil"/>
          <w:right w:val="nil"/>
          <w:between w:val="nil"/>
        </w:pBdr>
        <w:ind w:left="0" w:right="43"/>
        <w:jc w:val="both"/>
        <w:rPr>
          <w:sz w:val="24"/>
          <w:szCs w:val="24"/>
        </w:rPr>
      </w:pPr>
      <w:r>
        <w:rPr>
          <w:sz w:val="24"/>
          <w:szCs w:val="24"/>
        </w:rPr>
        <w:t>API</w:t>
      </w:r>
      <w:r>
        <w:rPr>
          <w:sz w:val="24"/>
          <w:szCs w:val="24"/>
        </w:rPr>
        <w:tab/>
      </w:r>
      <w:r>
        <w:rPr>
          <w:sz w:val="24"/>
          <w:szCs w:val="24"/>
        </w:rPr>
        <w:tab/>
      </w:r>
      <w:r>
        <w:rPr>
          <w:sz w:val="24"/>
          <w:szCs w:val="24"/>
        </w:rPr>
        <w:tab/>
        <w:t>Application Programming Interface</w:t>
      </w:r>
    </w:p>
    <w:p w14:paraId="0B3871CE" w14:textId="77777777" w:rsidR="001F39EC" w:rsidRDefault="006963A4" w:rsidP="006963A4">
      <w:pPr>
        <w:keepLines/>
        <w:pBdr>
          <w:top w:val="nil"/>
          <w:left w:val="nil"/>
          <w:bottom w:val="nil"/>
          <w:right w:val="nil"/>
          <w:between w:val="nil"/>
        </w:pBdr>
        <w:ind w:left="0" w:right="43"/>
        <w:jc w:val="both"/>
        <w:rPr>
          <w:sz w:val="24"/>
          <w:szCs w:val="24"/>
        </w:rPr>
      </w:pPr>
      <w:r>
        <w:rPr>
          <w:sz w:val="24"/>
          <w:szCs w:val="24"/>
        </w:rPr>
        <w:t>BLE</w:t>
      </w:r>
      <w:r>
        <w:rPr>
          <w:sz w:val="24"/>
          <w:szCs w:val="24"/>
        </w:rPr>
        <w:tab/>
      </w:r>
      <w:r>
        <w:rPr>
          <w:sz w:val="24"/>
          <w:szCs w:val="24"/>
        </w:rPr>
        <w:tab/>
      </w:r>
      <w:r>
        <w:rPr>
          <w:sz w:val="24"/>
          <w:szCs w:val="24"/>
        </w:rPr>
        <w:tab/>
        <w:t>Bluetooth Low Energy</w:t>
      </w:r>
    </w:p>
    <w:p w14:paraId="0F72A875" w14:textId="77777777" w:rsidR="001F39EC" w:rsidRDefault="006963A4" w:rsidP="006963A4">
      <w:pPr>
        <w:keepLines/>
        <w:pBdr>
          <w:top w:val="nil"/>
          <w:left w:val="nil"/>
          <w:bottom w:val="nil"/>
          <w:right w:val="nil"/>
          <w:between w:val="nil"/>
        </w:pBdr>
        <w:ind w:left="0" w:right="43"/>
        <w:jc w:val="both"/>
        <w:rPr>
          <w:sz w:val="24"/>
          <w:szCs w:val="24"/>
        </w:rPr>
      </w:pPr>
      <w:r>
        <w:rPr>
          <w:sz w:val="24"/>
          <w:szCs w:val="24"/>
        </w:rPr>
        <w:t>ECE</w:t>
      </w:r>
      <w:r>
        <w:rPr>
          <w:sz w:val="24"/>
          <w:szCs w:val="24"/>
        </w:rPr>
        <w:tab/>
      </w:r>
      <w:r>
        <w:rPr>
          <w:sz w:val="24"/>
          <w:szCs w:val="24"/>
        </w:rPr>
        <w:tab/>
      </w:r>
      <w:r>
        <w:rPr>
          <w:sz w:val="24"/>
          <w:szCs w:val="24"/>
        </w:rPr>
        <w:tab/>
        <w:t>Electrical and Computer Engineering</w:t>
      </w:r>
    </w:p>
    <w:p w14:paraId="3CB541F5" w14:textId="77777777" w:rsidR="001F39EC" w:rsidRDefault="006963A4" w:rsidP="006963A4">
      <w:pPr>
        <w:keepLines/>
        <w:pBdr>
          <w:top w:val="nil"/>
          <w:left w:val="nil"/>
          <w:bottom w:val="nil"/>
          <w:right w:val="nil"/>
          <w:between w:val="nil"/>
        </w:pBdr>
        <w:ind w:left="0" w:right="43"/>
        <w:jc w:val="both"/>
        <w:rPr>
          <w:sz w:val="24"/>
          <w:szCs w:val="24"/>
        </w:rPr>
      </w:pPr>
      <w:r>
        <w:rPr>
          <w:sz w:val="24"/>
          <w:szCs w:val="24"/>
        </w:rPr>
        <w:t>GPS</w:t>
      </w:r>
      <w:r>
        <w:rPr>
          <w:sz w:val="24"/>
          <w:szCs w:val="24"/>
        </w:rPr>
        <w:tab/>
      </w:r>
      <w:r>
        <w:rPr>
          <w:sz w:val="24"/>
          <w:szCs w:val="24"/>
        </w:rPr>
        <w:tab/>
      </w:r>
      <w:r>
        <w:rPr>
          <w:sz w:val="24"/>
          <w:szCs w:val="24"/>
        </w:rPr>
        <w:tab/>
        <w:t>Global Positioning System</w:t>
      </w:r>
    </w:p>
    <w:p w14:paraId="10B0295A" w14:textId="77777777" w:rsidR="001F39EC" w:rsidRDefault="006963A4" w:rsidP="006963A4">
      <w:pPr>
        <w:keepLines/>
        <w:pBdr>
          <w:top w:val="nil"/>
          <w:left w:val="nil"/>
          <w:bottom w:val="nil"/>
          <w:right w:val="nil"/>
          <w:between w:val="nil"/>
        </w:pBdr>
        <w:ind w:left="0" w:right="43"/>
        <w:jc w:val="both"/>
        <w:rPr>
          <w:sz w:val="24"/>
          <w:szCs w:val="24"/>
        </w:rPr>
      </w:pPr>
      <w:r>
        <w:rPr>
          <w:sz w:val="24"/>
          <w:szCs w:val="24"/>
        </w:rPr>
        <w:t>GUI</w:t>
      </w:r>
      <w:r>
        <w:rPr>
          <w:sz w:val="24"/>
          <w:szCs w:val="24"/>
        </w:rPr>
        <w:tab/>
      </w:r>
      <w:r>
        <w:rPr>
          <w:sz w:val="24"/>
          <w:szCs w:val="24"/>
        </w:rPr>
        <w:tab/>
      </w:r>
      <w:r>
        <w:rPr>
          <w:sz w:val="24"/>
          <w:szCs w:val="24"/>
        </w:rPr>
        <w:tab/>
        <w:t>Graphical User Interface</w:t>
      </w:r>
    </w:p>
    <w:p w14:paraId="512F10E6" w14:textId="77777777" w:rsidR="001F39EC" w:rsidRDefault="006963A4" w:rsidP="006963A4">
      <w:pPr>
        <w:keepLines/>
        <w:pBdr>
          <w:top w:val="nil"/>
          <w:left w:val="nil"/>
          <w:bottom w:val="nil"/>
          <w:right w:val="nil"/>
          <w:between w:val="nil"/>
        </w:pBdr>
        <w:ind w:left="0" w:right="43"/>
        <w:jc w:val="both"/>
        <w:rPr>
          <w:sz w:val="24"/>
          <w:szCs w:val="24"/>
        </w:rPr>
      </w:pPr>
      <w:r>
        <w:rPr>
          <w:sz w:val="24"/>
          <w:szCs w:val="24"/>
        </w:rPr>
        <w:t>IEEE</w:t>
      </w:r>
      <w:r>
        <w:rPr>
          <w:sz w:val="24"/>
          <w:szCs w:val="24"/>
        </w:rPr>
        <w:tab/>
      </w:r>
      <w:r>
        <w:rPr>
          <w:sz w:val="24"/>
          <w:szCs w:val="24"/>
        </w:rPr>
        <w:tab/>
      </w:r>
      <w:r>
        <w:rPr>
          <w:sz w:val="24"/>
          <w:szCs w:val="24"/>
        </w:rPr>
        <w:tab/>
        <w:t xml:space="preserve">Institute of Electrical and Electronics Engineers </w:t>
      </w:r>
    </w:p>
    <w:p w14:paraId="15A83208" w14:textId="77777777" w:rsidR="001F39EC" w:rsidRDefault="006963A4" w:rsidP="006963A4">
      <w:pPr>
        <w:keepLines/>
        <w:pBdr>
          <w:top w:val="nil"/>
          <w:left w:val="nil"/>
          <w:bottom w:val="nil"/>
          <w:right w:val="nil"/>
          <w:between w:val="nil"/>
        </w:pBdr>
        <w:ind w:left="0" w:right="43"/>
        <w:jc w:val="both"/>
        <w:rPr>
          <w:sz w:val="24"/>
          <w:szCs w:val="24"/>
        </w:rPr>
      </w:pPr>
      <w:r>
        <w:rPr>
          <w:sz w:val="24"/>
          <w:szCs w:val="24"/>
        </w:rPr>
        <w:t>JSON</w:t>
      </w:r>
      <w:r>
        <w:rPr>
          <w:sz w:val="24"/>
          <w:szCs w:val="24"/>
        </w:rPr>
        <w:tab/>
      </w:r>
      <w:r>
        <w:rPr>
          <w:sz w:val="24"/>
          <w:szCs w:val="24"/>
        </w:rPr>
        <w:tab/>
      </w:r>
      <w:r>
        <w:rPr>
          <w:sz w:val="24"/>
          <w:szCs w:val="24"/>
        </w:rPr>
        <w:tab/>
        <w:t>JavaScript Object Notation</w:t>
      </w:r>
    </w:p>
    <w:p w14:paraId="709414A6" w14:textId="77777777" w:rsidR="001F39EC" w:rsidRDefault="006963A4" w:rsidP="006963A4">
      <w:pPr>
        <w:keepLines/>
        <w:pBdr>
          <w:top w:val="nil"/>
          <w:left w:val="nil"/>
          <w:bottom w:val="nil"/>
          <w:right w:val="nil"/>
          <w:between w:val="nil"/>
        </w:pBdr>
        <w:ind w:left="0" w:right="43"/>
        <w:jc w:val="both"/>
        <w:rPr>
          <w:sz w:val="24"/>
          <w:szCs w:val="24"/>
        </w:rPr>
      </w:pPr>
      <w:r>
        <w:rPr>
          <w:sz w:val="24"/>
          <w:szCs w:val="24"/>
        </w:rPr>
        <w:t>LCD</w:t>
      </w:r>
      <w:r>
        <w:rPr>
          <w:sz w:val="24"/>
          <w:szCs w:val="24"/>
        </w:rPr>
        <w:tab/>
      </w:r>
      <w:r>
        <w:rPr>
          <w:sz w:val="24"/>
          <w:szCs w:val="24"/>
        </w:rPr>
        <w:tab/>
      </w:r>
      <w:r>
        <w:rPr>
          <w:sz w:val="24"/>
          <w:szCs w:val="24"/>
        </w:rPr>
        <w:tab/>
        <w:t>Liquid Crystal Display</w:t>
      </w:r>
    </w:p>
    <w:p w14:paraId="7BE929E6" w14:textId="77777777" w:rsidR="001F39EC" w:rsidRDefault="006963A4" w:rsidP="006963A4">
      <w:pPr>
        <w:keepLines/>
        <w:pBdr>
          <w:top w:val="nil"/>
          <w:left w:val="nil"/>
          <w:bottom w:val="nil"/>
          <w:right w:val="nil"/>
          <w:between w:val="nil"/>
        </w:pBdr>
        <w:ind w:left="0" w:right="43"/>
        <w:jc w:val="both"/>
        <w:rPr>
          <w:sz w:val="24"/>
          <w:szCs w:val="24"/>
        </w:rPr>
      </w:pPr>
      <w:r>
        <w:rPr>
          <w:sz w:val="24"/>
          <w:szCs w:val="24"/>
        </w:rPr>
        <w:t>LIDAR</w:t>
      </w:r>
      <w:r>
        <w:rPr>
          <w:sz w:val="24"/>
          <w:szCs w:val="24"/>
        </w:rPr>
        <w:tab/>
      </w:r>
      <w:r>
        <w:rPr>
          <w:sz w:val="24"/>
          <w:szCs w:val="24"/>
        </w:rPr>
        <w:tab/>
        <w:t>Light Detection and Ranging</w:t>
      </w:r>
    </w:p>
    <w:p w14:paraId="3AF957AA" w14:textId="77777777" w:rsidR="001F39EC" w:rsidRDefault="006963A4" w:rsidP="006963A4">
      <w:pPr>
        <w:keepLines/>
        <w:pBdr>
          <w:top w:val="nil"/>
          <w:left w:val="nil"/>
          <w:bottom w:val="nil"/>
          <w:right w:val="nil"/>
          <w:between w:val="nil"/>
        </w:pBdr>
        <w:ind w:left="0" w:right="43"/>
        <w:jc w:val="both"/>
        <w:rPr>
          <w:sz w:val="24"/>
          <w:szCs w:val="24"/>
        </w:rPr>
      </w:pPr>
      <w:r>
        <w:rPr>
          <w:sz w:val="24"/>
          <w:szCs w:val="24"/>
        </w:rPr>
        <w:t>PCB</w:t>
      </w:r>
      <w:r>
        <w:rPr>
          <w:sz w:val="24"/>
          <w:szCs w:val="24"/>
        </w:rPr>
        <w:tab/>
      </w:r>
      <w:r>
        <w:rPr>
          <w:sz w:val="24"/>
          <w:szCs w:val="24"/>
        </w:rPr>
        <w:tab/>
      </w:r>
      <w:r>
        <w:rPr>
          <w:sz w:val="24"/>
          <w:szCs w:val="24"/>
        </w:rPr>
        <w:tab/>
        <w:t>Printed Circuit Board</w:t>
      </w:r>
    </w:p>
    <w:p w14:paraId="0AA4D905" w14:textId="77777777" w:rsidR="001F39EC" w:rsidRDefault="006963A4" w:rsidP="006963A4">
      <w:pPr>
        <w:keepLines/>
        <w:pBdr>
          <w:top w:val="nil"/>
          <w:left w:val="nil"/>
          <w:bottom w:val="nil"/>
          <w:right w:val="nil"/>
          <w:between w:val="nil"/>
        </w:pBdr>
        <w:ind w:left="0" w:right="43"/>
        <w:jc w:val="both"/>
        <w:rPr>
          <w:sz w:val="24"/>
          <w:szCs w:val="24"/>
        </w:rPr>
      </w:pPr>
      <w:r>
        <w:rPr>
          <w:sz w:val="24"/>
          <w:szCs w:val="24"/>
        </w:rPr>
        <w:t>PERT</w:t>
      </w:r>
      <w:r>
        <w:rPr>
          <w:sz w:val="24"/>
          <w:szCs w:val="24"/>
        </w:rPr>
        <w:tab/>
      </w:r>
      <w:r>
        <w:rPr>
          <w:sz w:val="24"/>
          <w:szCs w:val="24"/>
        </w:rPr>
        <w:tab/>
      </w:r>
      <w:r>
        <w:rPr>
          <w:sz w:val="24"/>
          <w:szCs w:val="24"/>
        </w:rPr>
        <w:tab/>
        <w:t>Program Evaluation Review Technique</w:t>
      </w:r>
    </w:p>
    <w:p w14:paraId="71265A7F" w14:textId="77777777" w:rsidR="001F39EC" w:rsidRDefault="006963A4" w:rsidP="006963A4">
      <w:pPr>
        <w:keepLines/>
        <w:pBdr>
          <w:top w:val="nil"/>
          <w:left w:val="nil"/>
          <w:bottom w:val="nil"/>
          <w:right w:val="nil"/>
          <w:between w:val="nil"/>
        </w:pBdr>
        <w:ind w:left="0" w:right="43"/>
        <w:jc w:val="both"/>
        <w:rPr>
          <w:sz w:val="24"/>
          <w:szCs w:val="24"/>
        </w:rPr>
      </w:pPr>
      <w:r>
        <w:rPr>
          <w:sz w:val="24"/>
          <w:szCs w:val="24"/>
        </w:rPr>
        <w:t>QFD</w:t>
      </w:r>
      <w:r>
        <w:rPr>
          <w:sz w:val="24"/>
          <w:szCs w:val="24"/>
        </w:rPr>
        <w:tab/>
      </w:r>
      <w:r>
        <w:rPr>
          <w:sz w:val="24"/>
          <w:szCs w:val="24"/>
        </w:rPr>
        <w:tab/>
      </w:r>
      <w:r>
        <w:rPr>
          <w:sz w:val="24"/>
          <w:szCs w:val="24"/>
        </w:rPr>
        <w:tab/>
        <w:t>Quality Function Deployment</w:t>
      </w:r>
    </w:p>
    <w:p w14:paraId="676AB77D" w14:textId="77777777" w:rsidR="001F39EC" w:rsidRDefault="006963A4" w:rsidP="006963A4">
      <w:pPr>
        <w:keepLines/>
        <w:pBdr>
          <w:top w:val="nil"/>
          <w:left w:val="nil"/>
          <w:bottom w:val="nil"/>
          <w:right w:val="nil"/>
          <w:between w:val="nil"/>
        </w:pBdr>
        <w:ind w:left="0" w:right="43"/>
        <w:jc w:val="both"/>
        <w:rPr>
          <w:sz w:val="24"/>
          <w:szCs w:val="24"/>
        </w:rPr>
      </w:pPr>
      <w:r>
        <w:rPr>
          <w:sz w:val="24"/>
          <w:szCs w:val="24"/>
        </w:rPr>
        <w:t>SDK</w:t>
      </w:r>
      <w:r>
        <w:rPr>
          <w:sz w:val="24"/>
          <w:szCs w:val="24"/>
        </w:rPr>
        <w:tab/>
      </w:r>
      <w:r>
        <w:rPr>
          <w:sz w:val="24"/>
          <w:szCs w:val="24"/>
        </w:rPr>
        <w:tab/>
      </w:r>
      <w:r>
        <w:rPr>
          <w:sz w:val="24"/>
          <w:szCs w:val="24"/>
        </w:rPr>
        <w:tab/>
        <w:t>Software Development Kit</w:t>
      </w:r>
    </w:p>
    <w:p w14:paraId="040E3245" w14:textId="77777777" w:rsidR="001F39EC" w:rsidRDefault="006963A4" w:rsidP="006963A4">
      <w:pPr>
        <w:keepLines/>
        <w:pBdr>
          <w:top w:val="nil"/>
          <w:left w:val="nil"/>
          <w:bottom w:val="nil"/>
          <w:right w:val="nil"/>
          <w:between w:val="nil"/>
        </w:pBdr>
        <w:ind w:left="0" w:right="43"/>
        <w:jc w:val="both"/>
        <w:rPr>
          <w:sz w:val="24"/>
          <w:szCs w:val="24"/>
        </w:rPr>
      </w:pPr>
      <w:r>
        <w:rPr>
          <w:sz w:val="24"/>
          <w:szCs w:val="24"/>
        </w:rPr>
        <w:t>UI/UX</w:t>
      </w:r>
      <w:r>
        <w:rPr>
          <w:sz w:val="24"/>
          <w:szCs w:val="24"/>
        </w:rPr>
        <w:tab/>
      </w:r>
      <w:r>
        <w:rPr>
          <w:sz w:val="24"/>
          <w:szCs w:val="24"/>
        </w:rPr>
        <w:tab/>
      </w:r>
      <w:r>
        <w:rPr>
          <w:sz w:val="24"/>
          <w:szCs w:val="24"/>
        </w:rPr>
        <w:tab/>
        <w:t>User Interface/User Experience</w:t>
      </w:r>
    </w:p>
    <w:p w14:paraId="2FAB3E36" w14:textId="77777777" w:rsidR="001F39EC" w:rsidRDefault="001F39EC" w:rsidP="006963A4">
      <w:pPr>
        <w:keepLines/>
        <w:pBdr>
          <w:top w:val="nil"/>
          <w:left w:val="nil"/>
          <w:bottom w:val="nil"/>
          <w:right w:val="nil"/>
          <w:between w:val="nil"/>
        </w:pBdr>
        <w:ind w:left="0" w:right="43"/>
        <w:jc w:val="both"/>
        <w:rPr>
          <w:sz w:val="24"/>
          <w:szCs w:val="24"/>
        </w:rPr>
      </w:pPr>
    </w:p>
    <w:p w14:paraId="577E597C" w14:textId="77777777" w:rsidR="001F39EC" w:rsidRDefault="001F39EC" w:rsidP="006963A4">
      <w:pPr>
        <w:keepLines/>
        <w:pBdr>
          <w:top w:val="nil"/>
          <w:left w:val="nil"/>
          <w:bottom w:val="nil"/>
          <w:right w:val="nil"/>
          <w:between w:val="nil"/>
        </w:pBdr>
        <w:ind w:left="0" w:right="43"/>
        <w:jc w:val="both"/>
        <w:rPr>
          <w:sz w:val="24"/>
          <w:szCs w:val="24"/>
        </w:rPr>
      </w:pPr>
    </w:p>
    <w:p w14:paraId="0197447A" w14:textId="77777777" w:rsidR="001F39EC" w:rsidRDefault="001F39EC" w:rsidP="006963A4">
      <w:pPr>
        <w:keepLines/>
        <w:pBdr>
          <w:top w:val="nil"/>
          <w:left w:val="nil"/>
          <w:bottom w:val="nil"/>
          <w:right w:val="nil"/>
          <w:between w:val="nil"/>
        </w:pBdr>
        <w:ind w:left="0" w:right="43"/>
        <w:jc w:val="both"/>
        <w:rPr>
          <w:sz w:val="24"/>
          <w:szCs w:val="24"/>
        </w:rPr>
        <w:sectPr w:rsidR="001F39EC">
          <w:headerReference w:type="even" r:id="rId10"/>
          <w:footerReference w:type="even" r:id="rId11"/>
          <w:footerReference w:type="default" r:id="rId12"/>
          <w:headerReference w:type="first" r:id="rId13"/>
          <w:footerReference w:type="first" r:id="rId14"/>
          <w:pgSz w:w="12240" w:h="15840"/>
          <w:pgMar w:top="1152" w:right="1152" w:bottom="1152" w:left="1152" w:header="634" w:footer="576" w:gutter="0"/>
          <w:pgNumType w:start="1"/>
          <w:cols w:space="720" w:equalWidth="0">
            <w:col w:w="9360"/>
          </w:cols>
          <w:titlePg/>
        </w:sectPr>
      </w:pPr>
    </w:p>
    <w:p w14:paraId="53605A1F" w14:textId="77777777" w:rsidR="006963A4" w:rsidRPr="006963A4" w:rsidRDefault="006963A4" w:rsidP="00096E39">
      <w:pPr>
        <w:ind w:left="0"/>
      </w:pPr>
      <w:bookmarkStart w:id="19" w:name="_d2e8kc6c4yms" w:colFirst="0" w:colLast="0"/>
      <w:bookmarkEnd w:id="19"/>
    </w:p>
    <w:p w14:paraId="77205CF0" w14:textId="0536EBBA" w:rsidR="006963A4" w:rsidRDefault="006963A4" w:rsidP="006963A4">
      <w:pPr>
        <w:pStyle w:val="ListParagraph"/>
        <w:keepLines/>
        <w:numPr>
          <w:ilvl w:val="0"/>
          <w:numId w:val="15"/>
        </w:numPr>
        <w:pBdr>
          <w:top w:val="nil"/>
          <w:left w:val="nil"/>
          <w:bottom w:val="nil"/>
          <w:right w:val="nil"/>
          <w:between w:val="nil"/>
        </w:pBdr>
        <w:ind w:right="0"/>
        <w:jc w:val="both"/>
        <w:rPr>
          <w:b/>
          <w:sz w:val="32"/>
          <w:szCs w:val="32"/>
        </w:rPr>
      </w:pPr>
      <w:r w:rsidRPr="006963A4">
        <w:rPr>
          <w:b/>
          <w:sz w:val="32"/>
          <w:szCs w:val="32"/>
        </w:rPr>
        <w:t>Introduction</w:t>
      </w:r>
    </w:p>
    <w:p w14:paraId="26FDEC94" w14:textId="77777777" w:rsidR="009A6AED" w:rsidRDefault="009A6AED" w:rsidP="009A6AED">
      <w:pPr>
        <w:pStyle w:val="ListParagraph"/>
        <w:keepLines/>
        <w:pBdr>
          <w:top w:val="nil"/>
          <w:left w:val="nil"/>
          <w:bottom w:val="nil"/>
          <w:right w:val="nil"/>
          <w:between w:val="nil"/>
        </w:pBdr>
        <w:ind w:left="360" w:right="0"/>
        <w:jc w:val="both"/>
        <w:rPr>
          <w:b/>
          <w:sz w:val="32"/>
          <w:szCs w:val="32"/>
        </w:rPr>
      </w:pPr>
    </w:p>
    <w:p w14:paraId="3516B9C6" w14:textId="671F4C58" w:rsidR="006963A4" w:rsidRDefault="006963A4" w:rsidP="00FE2857">
      <w:pPr>
        <w:keepLines/>
        <w:spacing w:line="480" w:lineRule="auto"/>
        <w:ind w:left="0" w:right="0" w:firstLine="720"/>
        <w:jc w:val="both"/>
        <w:rPr>
          <w:b/>
          <w:sz w:val="24"/>
          <w:szCs w:val="24"/>
        </w:rPr>
      </w:pPr>
      <w:proofErr w:type="spellStart"/>
      <w:r>
        <w:rPr>
          <w:sz w:val="24"/>
          <w:szCs w:val="24"/>
        </w:rPr>
        <w:t>Meteriffic</w:t>
      </w:r>
      <w:proofErr w:type="spellEnd"/>
      <w:r>
        <w:rPr>
          <w:sz w:val="24"/>
          <w:szCs w:val="24"/>
        </w:rPr>
        <w:t xml:space="preserve"> will design a smart parking meter to help address issues with urban street parking by allowing users to find available street parking close to their desired location in real time through an associated app. The team is requesting $164.20 in funding to develop the prototype.</w:t>
      </w:r>
    </w:p>
    <w:p w14:paraId="43E1C14A" w14:textId="77777777" w:rsidR="006963A4" w:rsidRDefault="006963A4" w:rsidP="00FE2857">
      <w:pPr>
        <w:keepLines/>
        <w:spacing w:line="480" w:lineRule="auto"/>
        <w:ind w:left="0" w:right="0" w:firstLine="720"/>
        <w:jc w:val="both"/>
        <w:rPr>
          <w:b/>
          <w:sz w:val="24"/>
          <w:szCs w:val="24"/>
        </w:rPr>
      </w:pPr>
      <w:r>
        <w:rPr>
          <w:sz w:val="24"/>
          <w:szCs w:val="24"/>
        </w:rPr>
        <w:t>The objective of the smart parking meter is to notify users of available street parking near their location to help eliminate time spent searching for street parking in busy city streets. The team will design and prototype a new parking meter with an associated app to accomplish this goal. The meter itself will perform all the normal functions of a traditional parking meter like notifying parking attendants of unpaid parking and accepting payment for parking. The unique features of the meter will be (1) the use of sensors to identify whether a car is parked in the spot or not in real time and notify app users with this information and (2) navigation to open parking spots near desired destination and rerouting as spots open and close.</w:t>
      </w:r>
    </w:p>
    <w:p w14:paraId="46C0FDFD" w14:textId="6CFDFEA7" w:rsidR="006963A4" w:rsidRDefault="006963A4" w:rsidP="00FE2857">
      <w:pPr>
        <w:keepLines/>
        <w:spacing w:line="480" w:lineRule="auto"/>
        <w:ind w:left="0" w:right="0" w:firstLine="720"/>
        <w:jc w:val="both"/>
      </w:pPr>
      <w:r>
        <w:rPr>
          <w:sz w:val="24"/>
          <w:szCs w:val="24"/>
        </w:rPr>
        <w:t>The motivation behind designing the smart parking meter system is to limit time spent searching for parking and provide users a stress-free city parking experience. By the end of the project, the team aspires to develop a complete parking system that encompasses finding the closest spot to a given destination and then navigating to it. Once at the spot, the user will be able to easily pay and experience their destination without the associated parking stress. The current intended audience for the app is smart-phone users that need to navigate around a large city, but the prototype could expand to work within smaller districts. The smart parking meter will increase parking enforcement revenue, as spot detection can increase city revenue by an average of 25-50% by reporting parking violations [1]. Given the product will be comparable in price to alternatives, city governments will be incentivized to choose this product because of its superior features and design [2-3].</w:t>
      </w:r>
    </w:p>
    <w:p w14:paraId="74DC9F09" w14:textId="77777777" w:rsidR="006963A4" w:rsidRDefault="006963A4" w:rsidP="00FE2857">
      <w:pPr>
        <w:keepLines/>
        <w:spacing w:line="480" w:lineRule="auto"/>
        <w:ind w:left="0" w:right="0" w:firstLine="720"/>
        <w:jc w:val="both"/>
        <w:rPr>
          <w:sz w:val="24"/>
          <w:szCs w:val="24"/>
        </w:rPr>
      </w:pPr>
      <w:r>
        <w:rPr>
          <w:sz w:val="24"/>
          <w:szCs w:val="24"/>
        </w:rPr>
        <w:lastRenderedPageBreak/>
        <w:t xml:space="preserve">The smart parking meter will utilize sensors and Wi-Fi to send real-time data to the database. The database will then be utilized by an associated smart-phone app so that users can get updated parking information. A major challenge with a smart parking meter is how to make it small, energy efficient, and low cost. The team needs to design a system that can rely on solar power and thus needs to limit the power consumption across the meter. The firmware, features, and parts must be adapted to keep power consumption low. The team also </w:t>
      </w:r>
      <w:proofErr w:type="gramStart"/>
      <w:r>
        <w:rPr>
          <w:sz w:val="24"/>
          <w:szCs w:val="24"/>
        </w:rPr>
        <w:t>has to</w:t>
      </w:r>
      <w:proofErr w:type="gramEnd"/>
      <w:r>
        <w:rPr>
          <w:sz w:val="24"/>
          <w:szCs w:val="24"/>
        </w:rPr>
        <w:t xml:space="preserve"> consider the fact that they are creating a prototype, not producing on a large scale. A sacrifice associated with making a prototype is that the team will be using a Wi-Fi module instead of a 2G cellular chip. For operation in the field, the idea would be to incorporate cellular communication. Since there will not much data sent from the parking meter to the database, 2G communication will provide </w:t>
      </w:r>
      <w:proofErr w:type="gramStart"/>
      <w:r>
        <w:rPr>
          <w:sz w:val="24"/>
          <w:szCs w:val="24"/>
        </w:rPr>
        <w:t>sufficient</w:t>
      </w:r>
      <w:proofErr w:type="gramEnd"/>
      <w:r>
        <w:rPr>
          <w:sz w:val="24"/>
          <w:szCs w:val="24"/>
        </w:rPr>
        <w:t xml:space="preserve"> bandwidth for data transmission and would have widespread availability in comparison to Wi-Fi. However, for the purposes of prototyping, Wi-Fi will provide a more cost-effective solution.</w:t>
      </w:r>
    </w:p>
    <w:p w14:paraId="4ECE0B17" w14:textId="77777777" w:rsidR="006963A4" w:rsidRDefault="006963A4" w:rsidP="00FE2857">
      <w:pPr>
        <w:keepLines/>
        <w:spacing w:line="480" w:lineRule="auto"/>
        <w:ind w:left="0" w:right="0" w:firstLine="720"/>
        <w:jc w:val="both"/>
        <w:rPr>
          <w:sz w:val="24"/>
          <w:szCs w:val="24"/>
        </w:rPr>
      </w:pPr>
      <w:r>
        <w:rPr>
          <w:sz w:val="24"/>
          <w:szCs w:val="24"/>
        </w:rPr>
        <w:t>The main feature of the app is to navigate users to the closest open parking spot near their destination. The challenge of integrating the database with the API will be creating the queries to gather the appropriate data from the sensors, process it, and be able to efficiently and effectively send that back to users.  The app will also need to be consistent and reliable with the information it provides so that users will continue utilizing it.</w:t>
      </w:r>
    </w:p>
    <w:p w14:paraId="518C3DB5" w14:textId="77777777" w:rsidR="006963A4" w:rsidRDefault="006963A4" w:rsidP="00FE2857">
      <w:pPr>
        <w:keepLines/>
        <w:spacing w:line="480" w:lineRule="auto"/>
        <w:ind w:left="0" w:right="0" w:firstLine="720"/>
        <w:jc w:val="both"/>
        <w:rPr>
          <w:sz w:val="24"/>
          <w:szCs w:val="24"/>
        </w:rPr>
      </w:pPr>
      <w:r>
        <w:rPr>
          <w:sz w:val="24"/>
          <w:szCs w:val="24"/>
        </w:rPr>
        <w:t>In the following sections, the project proposal will address the project description and goals, technical specifications, design approach and details, project demonstration, team schedule, current project status, and team leadership roles and responsibilities.</w:t>
      </w:r>
    </w:p>
    <w:p w14:paraId="6F22FA7A" w14:textId="5A046A37" w:rsidR="006963A4" w:rsidRDefault="006963A4" w:rsidP="006963A4">
      <w:pPr>
        <w:keepLines/>
        <w:pBdr>
          <w:top w:val="nil"/>
          <w:left w:val="nil"/>
          <w:bottom w:val="nil"/>
          <w:right w:val="nil"/>
          <w:between w:val="nil"/>
        </w:pBdr>
        <w:ind w:left="0" w:right="0"/>
        <w:jc w:val="both"/>
        <w:rPr>
          <w:b/>
          <w:sz w:val="32"/>
          <w:szCs w:val="32"/>
        </w:rPr>
      </w:pPr>
    </w:p>
    <w:p w14:paraId="766BB0AB" w14:textId="1C659785" w:rsidR="0021112A" w:rsidRDefault="0021112A" w:rsidP="006963A4">
      <w:pPr>
        <w:keepLines/>
        <w:pBdr>
          <w:top w:val="nil"/>
          <w:left w:val="nil"/>
          <w:bottom w:val="nil"/>
          <w:right w:val="nil"/>
          <w:between w:val="nil"/>
        </w:pBdr>
        <w:ind w:left="0" w:right="0"/>
        <w:jc w:val="both"/>
        <w:rPr>
          <w:b/>
          <w:sz w:val="32"/>
          <w:szCs w:val="32"/>
        </w:rPr>
      </w:pPr>
    </w:p>
    <w:p w14:paraId="0072857D" w14:textId="77777777" w:rsidR="0021112A" w:rsidRDefault="0021112A" w:rsidP="006963A4">
      <w:pPr>
        <w:keepLines/>
        <w:pBdr>
          <w:top w:val="nil"/>
          <w:left w:val="nil"/>
          <w:bottom w:val="nil"/>
          <w:right w:val="nil"/>
          <w:between w:val="nil"/>
        </w:pBdr>
        <w:ind w:left="0" w:right="0"/>
        <w:jc w:val="both"/>
        <w:rPr>
          <w:b/>
          <w:sz w:val="32"/>
          <w:szCs w:val="32"/>
        </w:rPr>
      </w:pPr>
    </w:p>
    <w:p w14:paraId="5CC3AE59" w14:textId="77777777" w:rsidR="0021112A" w:rsidRPr="006963A4" w:rsidRDefault="0021112A" w:rsidP="006963A4">
      <w:pPr>
        <w:keepLines/>
        <w:pBdr>
          <w:top w:val="nil"/>
          <w:left w:val="nil"/>
          <w:bottom w:val="nil"/>
          <w:right w:val="nil"/>
          <w:between w:val="nil"/>
        </w:pBdr>
        <w:ind w:left="0" w:right="0"/>
        <w:jc w:val="both"/>
        <w:rPr>
          <w:b/>
          <w:sz w:val="32"/>
          <w:szCs w:val="32"/>
        </w:rPr>
      </w:pPr>
    </w:p>
    <w:p w14:paraId="484D10B5" w14:textId="7AB67383" w:rsidR="00FE2857" w:rsidRPr="00FE2857" w:rsidRDefault="006963A4" w:rsidP="00FE2857">
      <w:pPr>
        <w:pStyle w:val="ListParagraph"/>
        <w:keepLines/>
        <w:numPr>
          <w:ilvl w:val="0"/>
          <w:numId w:val="15"/>
        </w:numPr>
        <w:pBdr>
          <w:top w:val="nil"/>
          <w:left w:val="nil"/>
          <w:bottom w:val="nil"/>
          <w:right w:val="nil"/>
          <w:between w:val="nil"/>
        </w:pBdr>
        <w:ind w:right="0"/>
        <w:jc w:val="both"/>
        <w:rPr>
          <w:b/>
          <w:sz w:val="28"/>
          <w:szCs w:val="28"/>
        </w:rPr>
      </w:pPr>
      <w:r w:rsidRPr="006963A4">
        <w:rPr>
          <w:b/>
          <w:sz w:val="32"/>
          <w:szCs w:val="32"/>
        </w:rPr>
        <w:lastRenderedPageBreak/>
        <w:t>Project Description, Customer Requirements, and Goals</w:t>
      </w:r>
    </w:p>
    <w:p w14:paraId="447A5B3B" w14:textId="77777777" w:rsidR="00FE2857" w:rsidRPr="00FE2857" w:rsidRDefault="00FE2857" w:rsidP="00FE2857">
      <w:pPr>
        <w:pStyle w:val="ListParagraph"/>
        <w:keepLines/>
        <w:pBdr>
          <w:top w:val="nil"/>
          <w:left w:val="nil"/>
          <w:bottom w:val="nil"/>
          <w:right w:val="nil"/>
          <w:between w:val="nil"/>
        </w:pBdr>
        <w:ind w:left="360" w:right="0"/>
        <w:jc w:val="both"/>
        <w:rPr>
          <w:b/>
          <w:sz w:val="28"/>
          <w:szCs w:val="28"/>
        </w:rPr>
      </w:pPr>
    </w:p>
    <w:p w14:paraId="53A97729" w14:textId="77777777" w:rsidR="00FE2857" w:rsidRDefault="00FE2857" w:rsidP="00FE2857">
      <w:pPr>
        <w:pBdr>
          <w:top w:val="nil"/>
          <w:left w:val="nil"/>
          <w:bottom w:val="nil"/>
          <w:right w:val="nil"/>
          <w:between w:val="nil"/>
        </w:pBdr>
        <w:spacing w:line="480" w:lineRule="auto"/>
        <w:ind w:left="0" w:right="0" w:firstLine="720"/>
        <w:jc w:val="both"/>
        <w:rPr>
          <w:sz w:val="24"/>
          <w:szCs w:val="24"/>
        </w:rPr>
      </w:pPr>
      <w:r>
        <w:rPr>
          <w:sz w:val="24"/>
          <w:szCs w:val="24"/>
        </w:rPr>
        <w:t>The overall goal of the Meterrific Smart Parking Meter is to establish an efficient, easy way to find on-street parking. The project will consist of two parts: the actual parking meter and an Android app that communicates with the parking meter. The parking meter itself is made up of a housing unit and a processing unit. The housing unit encases the processing unit and protects it from the weather, while the processing unit includes a custom PCB board with an LCD screen, a LIDAR sensor, and a microprocessor with Wi-Fi capability. The processing unit will utilize the LIDAR sensor and Wi-Fi capability to send status updates to a cloud database. The Android app will navigate a user to the closest parking spot to his or her destination, and it will communicate with the actual parking meter through a cloud database to confirm occupied parking spots. Customer needs and project goals include:</w:t>
      </w:r>
    </w:p>
    <w:p w14:paraId="274D4F51" w14:textId="77777777" w:rsidR="00FE2857" w:rsidRDefault="00FE2857" w:rsidP="00FE2857">
      <w:pPr>
        <w:pBdr>
          <w:top w:val="nil"/>
          <w:left w:val="nil"/>
          <w:bottom w:val="nil"/>
          <w:right w:val="nil"/>
          <w:between w:val="nil"/>
        </w:pBdr>
        <w:ind w:left="0" w:right="0"/>
        <w:jc w:val="both"/>
        <w:rPr>
          <w:b/>
          <w:sz w:val="24"/>
          <w:szCs w:val="24"/>
        </w:rPr>
      </w:pPr>
      <w:r>
        <w:rPr>
          <w:b/>
          <w:sz w:val="24"/>
          <w:szCs w:val="24"/>
        </w:rPr>
        <w:t>Overall</w:t>
      </w:r>
    </w:p>
    <w:p w14:paraId="5BE88DB9" w14:textId="77777777" w:rsidR="00FE2857" w:rsidRDefault="00FE2857" w:rsidP="009A6AED">
      <w:pPr>
        <w:numPr>
          <w:ilvl w:val="0"/>
          <w:numId w:val="1"/>
        </w:numPr>
        <w:pBdr>
          <w:top w:val="nil"/>
          <w:left w:val="nil"/>
          <w:bottom w:val="nil"/>
          <w:right w:val="nil"/>
          <w:between w:val="nil"/>
        </w:pBdr>
        <w:spacing w:line="480" w:lineRule="auto"/>
        <w:ind w:right="0"/>
        <w:jc w:val="both"/>
        <w:rPr>
          <w:sz w:val="24"/>
          <w:szCs w:val="24"/>
        </w:rPr>
      </w:pPr>
      <w:r>
        <w:rPr>
          <w:sz w:val="24"/>
          <w:szCs w:val="24"/>
        </w:rPr>
        <w:t>Parking meter system that utilizes hardware to track overall status (spot occupation, parking time allotted) and relay this status to a database while utilizing software to navigate a user to a parking spot</w:t>
      </w:r>
    </w:p>
    <w:p w14:paraId="0391CE00" w14:textId="77777777" w:rsidR="00FE2857" w:rsidRDefault="00FE2857" w:rsidP="009A6AED">
      <w:pPr>
        <w:numPr>
          <w:ilvl w:val="0"/>
          <w:numId w:val="1"/>
        </w:numPr>
        <w:pBdr>
          <w:top w:val="nil"/>
          <w:left w:val="nil"/>
          <w:bottom w:val="nil"/>
          <w:right w:val="nil"/>
          <w:between w:val="nil"/>
        </w:pBdr>
        <w:spacing w:line="480" w:lineRule="auto"/>
        <w:ind w:right="0"/>
        <w:jc w:val="both"/>
        <w:rPr>
          <w:sz w:val="24"/>
          <w:szCs w:val="24"/>
        </w:rPr>
      </w:pPr>
      <w:r>
        <w:rPr>
          <w:sz w:val="24"/>
          <w:szCs w:val="24"/>
        </w:rPr>
        <w:t>Targeted user: car commuters in heavily populated cities</w:t>
      </w:r>
    </w:p>
    <w:p w14:paraId="0B9876AC" w14:textId="77777777" w:rsidR="00FE2857" w:rsidRDefault="00FE2857" w:rsidP="009A6AED">
      <w:pPr>
        <w:numPr>
          <w:ilvl w:val="0"/>
          <w:numId w:val="1"/>
        </w:numPr>
        <w:pBdr>
          <w:top w:val="nil"/>
          <w:left w:val="nil"/>
          <w:bottom w:val="nil"/>
          <w:right w:val="nil"/>
          <w:between w:val="nil"/>
        </w:pBdr>
        <w:spacing w:line="480" w:lineRule="auto"/>
        <w:ind w:right="0"/>
        <w:jc w:val="both"/>
        <w:rPr>
          <w:sz w:val="24"/>
          <w:szCs w:val="24"/>
        </w:rPr>
      </w:pPr>
      <w:r>
        <w:rPr>
          <w:sz w:val="24"/>
          <w:szCs w:val="24"/>
        </w:rPr>
        <w:t>Target price of product: $300</w:t>
      </w:r>
    </w:p>
    <w:p w14:paraId="730D5F73" w14:textId="77777777" w:rsidR="00FE2857" w:rsidRDefault="00FE2857" w:rsidP="009A6AED">
      <w:pPr>
        <w:pBdr>
          <w:top w:val="nil"/>
          <w:left w:val="nil"/>
          <w:bottom w:val="nil"/>
          <w:right w:val="nil"/>
          <w:between w:val="nil"/>
        </w:pBdr>
        <w:spacing w:line="480" w:lineRule="auto"/>
        <w:ind w:left="0" w:right="0"/>
        <w:jc w:val="both"/>
        <w:rPr>
          <w:sz w:val="24"/>
          <w:szCs w:val="24"/>
        </w:rPr>
      </w:pPr>
    </w:p>
    <w:p w14:paraId="6313BD1B" w14:textId="77777777" w:rsidR="00FE2857" w:rsidRDefault="00FE2857" w:rsidP="009A6AED">
      <w:pPr>
        <w:pBdr>
          <w:top w:val="nil"/>
          <w:left w:val="nil"/>
          <w:bottom w:val="nil"/>
          <w:right w:val="nil"/>
          <w:between w:val="nil"/>
        </w:pBdr>
        <w:spacing w:line="480" w:lineRule="auto"/>
        <w:ind w:left="0" w:right="0"/>
        <w:jc w:val="both"/>
        <w:rPr>
          <w:b/>
          <w:sz w:val="24"/>
          <w:szCs w:val="24"/>
        </w:rPr>
      </w:pPr>
      <w:r>
        <w:rPr>
          <w:b/>
          <w:sz w:val="24"/>
          <w:szCs w:val="24"/>
        </w:rPr>
        <w:t>Parking Meter</w:t>
      </w:r>
    </w:p>
    <w:p w14:paraId="074A983E" w14:textId="77777777" w:rsidR="00FE2857" w:rsidRDefault="00FE2857" w:rsidP="009A6AED">
      <w:pPr>
        <w:numPr>
          <w:ilvl w:val="0"/>
          <w:numId w:val="14"/>
        </w:numPr>
        <w:pBdr>
          <w:top w:val="nil"/>
          <w:left w:val="nil"/>
          <w:bottom w:val="nil"/>
          <w:right w:val="nil"/>
          <w:between w:val="nil"/>
        </w:pBdr>
        <w:spacing w:line="480" w:lineRule="auto"/>
        <w:ind w:right="0"/>
        <w:jc w:val="both"/>
        <w:rPr>
          <w:sz w:val="24"/>
          <w:szCs w:val="24"/>
        </w:rPr>
      </w:pPr>
      <w:r>
        <w:rPr>
          <w:sz w:val="24"/>
          <w:szCs w:val="24"/>
        </w:rPr>
        <w:t>Protects processing unit from the elements and people</w:t>
      </w:r>
    </w:p>
    <w:p w14:paraId="53BF376C" w14:textId="77777777" w:rsidR="00FE2857" w:rsidRDefault="00FE2857" w:rsidP="009A6AED">
      <w:pPr>
        <w:numPr>
          <w:ilvl w:val="0"/>
          <w:numId w:val="14"/>
        </w:numPr>
        <w:pBdr>
          <w:top w:val="nil"/>
          <w:left w:val="nil"/>
          <w:bottom w:val="nil"/>
          <w:right w:val="nil"/>
          <w:between w:val="nil"/>
        </w:pBdr>
        <w:spacing w:line="480" w:lineRule="auto"/>
        <w:ind w:right="0"/>
        <w:jc w:val="both"/>
        <w:rPr>
          <w:sz w:val="24"/>
          <w:szCs w:val="24"/>
        </w:rPr>
      </w:pPr>
      <w:r>
        <w:rPr>
          <w:sz w:val="24"/>
          <w:szCs w:val="24"/>
        </w:rPr>
        <w:t>Keeps track of overall status and sends it to a cloud database</w:t>
      </w:r>
    </w:p>
    <w:p w14:paraId="69BE0D36" w14:textId="77777777" w:rsidR="00FE2857" w:rsidRDefault="00FE2857" w:rsidP="009A6AED">
      <w:pPr>
        <w:pBdr>
          <w:top w:val="nil"/>
          <w:left w:val="nil"/>
          <w:bottom w:val="nil"/>
          <w:right w:val="nil"/>
          <w:between w:val="nil"/>
        </w:pBdr>
        <w:spacing w:line="480" w:lineRule="auto"/>
        <w:ind w:left="0" w:right="0"/>
        <w:jc w:val="both"/>
        <w:rPr>
          <w:sz w:val="24"/>
          <w:szCs w:val="24"/>
        </w:rPr>
      </w:pPr>
    </w:p>
    <w:p w14:paraId="3B0DCECC" w14:textId="77777777" w:rsidR="00FE2857" w:rsidRDefault="00FE2857" w:rsidP="009A6AED">
      <w:pPr>
        <w:pBdr>
          <w:top w:val="nil"/>
          <w:left w:val="nil"/>
          <w:bottom w:val="nil"/>
          <w:right w:val="nil"/>
          <w:between w:val="nil"/>
        </w:pBdr>
        <w:spacing w:line="480" w:lineRule="auto"/>
        <w:ind w:left="0" w:right="0"/>
        <w:jc w:val="both"/>
        <w:rPr>
          <w:b/>
          <w:sz w:val="24"/>
          <w:szCs w:val="24"/>
        </w:rPr>
      </w:pPr>
      <w:r>
        <w:rPr>
          <w:b/>
          <w:sz w:val="24"/>
          <w:szCs w:val="24"/>
        </w:rPr>
        <w:t>Android App</w:t>
      </w:r>
    </w:p>
    <w:p w14:paraId="1BC33D75" w14:textId="77777777" w:rsidR="00FE2857" w:rsidRDefault="00FE2857" w:rsidP="009A6AED">
      <w:pPr>
        <w:numPr>
          <w:ilvl w:val="0"/>
          <w:numId w:val="7"/>
        </w:numPr>
        <w:spacing w:line="480" w:lineRule="auto"/>
        <w:ind w:right="0"/>
        <w:jc w:val="both"/>
        <w:rPr>
          <w:sz w:val="24"/>
          <w:szCs w:val="24"/>
        </w:rPr>
      </w:pPr>
      <w:r>
        <w:rPr>
          <w:sz w:val="24"/>
          <w:szCs w:val="24"/>
        </w:rPr>
        <w:t>Efficiently navigates the user to the closest parking spot to the specified destination</w:t>
      </w:r>
    </w:p>
    <w:p w14:paraId="2C1960B6" w14:textId="77777777" w:rsidR="00FE2857" w:rsidRDefault="00FE2857" w:rsidP="009A6AED">
      <w:pPr>
        <w:numPr>
          <w:ilvl w:val="0"/>
          <w:numId w:val="7"/>
        </w:numPr>
        <w:spacing w:line="480" w:lineRule="auto"/>
        <w:ind w:right="0"/>
        <w:jc w:val="both"/>
        <w:rPr>
          <w:sz w:val="24"/>
          <w:szCs w:val="24"/>
        </w:rPr>
      </w:pPr>
      <w:r>
        <w:rPr>
          <w:sz w:val="24"/>
          <w:szCs w:val="24"/>
        </w:rPr>
        <w:lastRenderedPageBreak/>
        <w:t xml:space="preserve">Receives status information from a cloud database and re-routes the user if </w:t>
      </w:r>
      <w:proofErr w:type="gramStart"/>
      <w:r>
        <w:rPr>
          <w:sz w:val="24"/>
          <w:szCs w:val="24"/>
        </w:rPr>
        <w:t>necessary</w:t>
      </w:r>
      <w:proofErr w:type="gramEnd"/>
      <w:r>
        <w:rPr>
          <w:sz w:val="24"/>
          <w:szCs w:val="24"/>
        </w:rPr>
        <w:t xml:space="preserve"> in real time</w:t>
      </w:r>
    </w:p>
    <w:p w14:paraId="649FEA3A" w14:textId="77777777" w:rsidR="00FE2857" w:rsidRDefault="00FE2857" w:rsidP="009A6AED">
      <w:pPr>
        <w:numPr>
          <w:ilvl w:val="0"/>
          <w:numId w:val="7"/>
        </w:numPr>
        <w:spacing w:line="480" w:lineRule="auto"/>
        <w:ind w:right="0"/>
        <w:jc w:val="both"/>
        <w:rPr>
          <w:sz w:val="24"/>
          <w:szCs w:val="24"/>
        </w:rPr>
      </w:pPr>
      <w:r>
        <w:rPr>
          <w:sz w:val="24"/>
          <w:szCs w:val="24"/>
        </w:rPr>
        <w:t>User able to pay directly through the app</w:t>
      </w:r>
    </w:p>
    <w:p w14:paraId="4C7370F2" w14:textId="77777777" w:rsidR="00FE2857" w:rsidRDefault="00FE2857" w:rsidP="00FE2857">
      <w:pPr>
        <w:pBdr>
          <w:top w:val="nil"/>
          <w:left w:val="nil"/>
          <w:bottom w:val="nil"/>
          <w:right w:val="nil"/>
          <w:between w:val="nil"/>
        </w:pBdr>
        <w:ind w:left="0" w:right="0"/>
        <w:jc w:val="both"/>
        <w:rPr>
          <w:sz w:val="24"/>
          <w:szCs w:val="24"/>
        </w:rPr>
      </w:pPr>
    </w:p>
    <w:p w14:paraId="03C0C896" w14:textId="77777777" w:rsidR="00FE2857" w:rsidRDefault="00FE2857" w:rsidP="00FE2857">
      <w:pPr>
        <w:pBdr>
          <w:top w:val="nil"/>
          <w:left w:val="nil"/>
          <w:bottom w:val="nil"/>
          <w:right w:val="nil"/>
          <w:between w:val="nil"/>
        </w:pBdr>
        <w:spacing w:line="480" w:lineRule="auto"/>
        <w:ind w:left="0" w:right="0" w:firstLine="720"/>
        <w:jc w:val="both"/>
        <w:rPr>
          <w:sz w:val="24"/>
          <w:szCs w:val="24"/>
        </w:rPr>
      </w:pPr>
      <w:r>
        <w:rPr>
          <w:sz w:val="24"/>
          <w:szCs w:val="24"/>
        </w:rPr>
        <w:t xml:space="preserve">Customer needs and constraints will need to be further considered for the duration of the project. Appendix A displays a QFD Chart based on customer needs and engineering requirements. There are also both hardware and software constraints. For example, the processing unit will be adding additional components not in a normal parking meter, such as the microprocessor with Wi-Fi. These extra components </w:t>
      </w:r>
      <w:proofErr w:type="gramStart"/>
      <w:r>
        <w:rPr>
          <w:sz w:val="24"/>
          <w:szCs w:val="24"/>
        </w:rPr>
        <w:t>will need to be powered at all times</w:t>
      </w:r>
      <w:proofErr w:type="gramEnd"/>
      <w:r>
        <w:rPr>
          <w:sz w:val="24"/>
          <w:szCs w:val="24"/>
        </w:rPr>
        <w:t>, so it will be vital that there be a sufficient power source. Additionally, the Android app and the physical parking meter will need to communicate through a database, so naturally there will be a slight delay in updating information. Another constraint will be design materials. The housing unit will need to be made of a weather-resistant material while still maintaining breathability to avoid the overheating of any electrical components within. Design materials will also need to fit budgetary constraints, so the size of the parking meter and the materials used will need to be monitored to stay within the budget. Finally, a key constraint will be design and city codes and standards, as the design will need to strictly follow these standards to be deemed safe and legal.</w:t>
      </w:r>
    </w:p>
    <w:p w14:paraId="7E7B1A36" w14:textId="77777777" w:rsidR="00FE2857" w:rsidRPr="00FE2857" w:rsidRDefault="00FE2857" w:rsidP="00FE2857">
      <w:pPr>
        <w:pStyle w:val="ListParagraph"/>
        <w:keepLines/>
        <w:pBdr>
          <w:top w:val="nil"/>
          <w:left w:val="nil"/>
          <w:bottom w:val="nil"/>
          <w:right w:val="nil"/>
          <w:between w:val="nil"/>
        </w:pBdr>
        <w:ind w:left="360" w:right="0"/>
        <w:jc w:val="both"/>
        <w:rPr>
          <w:b/>
          <w:sz w:val="28"/>
          <w:szCs w:val="28"/>
        </w:rPr>
      </w:pPr>
    </w:p>
    <w:p w14:paraId="7C851762" w14:textId="64257531" w:rsidR="00FE2857" w:rsidRPr="00FE2857" w:rsidRDefault="006963A4" w:rsidP="00FE2857">
      <w:pPr>
        <w:pStyle w:val="ListParagraph"/>
        <w:keepLines/>
        <w:numPr>
          <w:ilvl w:val="0"/>
          <w:numId w:val="15"/>
        </w:numPr>
        <w:pBdr>
          <w:top w:val="nil"/>
          <w:left w:val="nil"/>
          <w:bottom w:val="nil"/>
          <w:right w:val="nil"/>
          <w:between w:val="nil"/>
        </w:pBdr>
        <w:ind w:right="0"/>
        <w:jc w:val="both"/>
        <w:rPr>
          <w:b/>
          <w:sz w:val="28"/>
          <w:szCs w:val="28"/>
        </w:rPr>
      </w:pPr>
      <w:r w:rsidRPr="00FE2857">
        <w:rPr>
          <w:b/>
          <w:sz w:val="32"/>
          <w:szCs w:val="32"/>
        </w:rPr>
        <w:t>Technical Specifications</w:t>
      </w:r>
      <w:bookmarkStart w:id="20" w:name="_5seh6fhg6n1g" w:colFirst="0" w:colLast="0"/>
      <w:bookmarkEnd w:id="20"/>
    </w:p>
    <w:p w14:paraId="413820CA" w14:textId="3EB03393" w:rsidR="00FE2857" w:rsidRDefault="00FE2857" w:rsidP="00096E39">
      <w:pPr>
        <w:keepLines/>
        <w:pBdr>
          <w:top w:val="nil"/>
          <w:left w:val="nil"/>
          <w:bottom w:val="nil"/>
          <w:right w:val="nil"/>
          <w:between w:val="nil"/>
        </w:pBdr>
        <w:ind w:left="0" w:right="0"/>
        <w:jc w:val="both"/>
        <w:rPr>
          <w:b/>
          <w:sz w:val="32"/>
          <w:szCs w:val="32"/>
        </w:rPr>
      </w:pPr>
    </w:p>
    <w:p w14:paraId="08B75630" w14:textId="7C72235C" w:rsidR="00096E39" w:rsidRDefault="00096E39" w:rsidP="00096E39">
      <w:pPr>
        <w:keepLines/>
        <w:pBdr>
          <w:top w:val="nil"/>
          <w:left w:val="nil"/>
          <w:bottom w:val="nil"/>
          <w:right w:val="nil"/>
          <w:between w:val="nil"/>
        </w:pBdr>
        <w:ind w:left="0" w:right="0"/>
        <w:jc w:val="both"/>
        <w:rPr>
          <w:b/>
          <w:sz w:val="32"/>
          <w:szCs w:val="32"/>
        </w:rPr>
      </w:pPr>
    </w:p>
    <w:p w14:paraId="41C37BE7" w14:textId="037533F3" w:rsidR="00096E39" w:rsidRDefault="00096E39" w:rsidP="00096E39">
      <w:pPr>
        <w:keepLines/>
        <w:pBdr>
          <w:top w:val="nil"/>
          <w:left w:val="nil"/>
          <w:bottom w:val="nil"/>
          <w:right w:val="nil"/>
          <w:between w:val="nil"/>
        </w:pBdr>
        <w:ind w:left="0" w:right="0"/>
        <w:jc w:val="both"/>
        <w:rPr>
          <w:b/>
          <w:sz w:val="32"/>
          <w:szCs w:val="32"/>
        </w:rPr>
      </w:pPr>
    </w:p>
    <w:p w14:paraId="42569B63" w14:textId="0F9401F4" w:rsidR="00096E39" w:rsidRDefault="00096E39" w:rsidP="00096E39">
      <w:pPr>
        <w:keepLines/>
        <w:pBdr>
          <w:top w:val="nil"/>
          <w:left w:val="nil"/>
          <w:bottom w:val="nil"/>
          <w:right w:val="nil"/>
          <w:between w:val="nil"/>
        </w:pBdr>
        <w:ind w:left="0" w:right="0"/>
        <w:jc w:val="both"/>
        <w:rPr>
          <w:b/>
          <w:sz w:val="32"/>
          <w:szCs w:val="32"/>
        </w:rPr>
      </w:pPr>
    </w:p>
    <w:p w14:paraId="3C1BB114" w14:textId="0D651207" w:rsidR="00096E39" w:rsidRDefault="00096E39" w:rsidP="00096E39">
      <w:pPr>
        <w:keepLines/>
        <w:pBdr>
          <w:top w:val="nil"/>
          <w:left w:val="nil"/>
          <w:bottom w:val="nil"/>
          <w:right w:val="nil"/>
          <w:between w:val="nil"/>
        </w:pBdr>
        <w:ind w:left="0" w:right="0"/>
        <w:jc w:val="both"/>
        <w:rPr>
          <w:b/>
          <w:sz w:val="32"/>
          <w:szCs w:val="32"/>
        </w:rPr>
      </w:pPr>
    </w:p>
    <w:p w14:paraId="79714E23" w14:textId="0ACF8C61" w:rsidR="00096E39" w:rsidRDefault="00096E39" w:rsidP="00096E39">
      <w:pPr>
        <w:keepLines/>
        <w:pBdr>
          <w:top w:val="nil"/>
          <w:left w:val="nil"/>
          <w:bottom w:val="nil"/>
          <w:right w:val="nil"/>
          <w:between w:val="nil"/>
        </w:pBdr>
        <w:ind w:left="0" w:right="0"/>
        <w:jc w:val="both"/>
        <w:rPr>
          <w:b/>
          <w:sz w:val="32"/>
          <w:szCs w:val="32"/>
        </w:rPr>
      </w:pPr>
    </w:p>
    <w:p w14:paraId="57491BDC" w14:textId="2ABEB0B9" w:rsidR="00096E39" w:rsidRDefault="00096E39" w:rsidP="00096E39">
      <w:pPr>
        <w:keepLines/>
        <w:pBdr>
          <w:top w:val="nil"/>
          <w:left w:val="nil"/>
          <w:bottom w:val="nil"/>
          <w:right w:val="nil"/>
          <w:between w:val="nil"/>
        </w:pBdr>
        <w:ind w:left="0" w:right="0"/>
        <w:jc w:val="both"/>
        <w:rPr>
          <w:b/>
          <w:sz w:val="32"/>
          <w:szCs w:val="32"/>
        </w:rPr>
      </w:pPr>
    </w:p>
    <w:p w14:paraId="708E6EF6" w14:textId="2343D7B1" w:rsidR="00096E39" w:rsidRDefault="00096E39" w:rsidP="00096E39">
      <w:pPr>
        <w:keepLines/>
        <w:pBdr>
          <w:top w:val="nil"/>
          <w:left w:val="nil"/>
          <w:bottom w:val="nil"/>
          <w:right w:val="nil"/>
          <w:between w:val="nil"/>
        </w:pBdr>
        <w:ind w:left="0" w:right="0"/>
        <w:jc w:val="both"/>
        <w:rPr>
          <w:b/>
          <w:sz w:val="32"/>
          <w:szCs w:val="32"/>
        </w:rPr>
      </w:pPr>
    </w:p>
    <w:p w14:paraId="7CB672BF" w14:textId="77777777" w:rsidR="00096E39" w:rsidRPr="00096E39" w:rsidRDefault="00096E39" w:rsidP="00096E39">
      <w:pPr>
        <w:keepLines/>
        <w:pBdr>
          <w:top w:val="nil"/>
          <w:left w:val="nil"/>
          <w:bottom w:val="nil"/>
          <w:right w:val="nil"/>
          <w:between w:val="nil"/>
        </w:pBdr>
        <w:ind w:left="0" w:right="0"/>
        <w:jc w:val="both"/>
        <w:rPr>
          <w:b/>
          <w:sz w:val="32"/>
          <w:szCs w:val="32"/>
        </w:rPr>
      </w:pPr>
    </w:p>
    <w:p w14:paraId="00C35A5C" w14:textId="1FA8C605" w:rsidR="00FE2857" w:rsidRDefault="00FE2857" w:rsidP="00FE2857">
      <w:pPr>
        <w:spacing w:line="276" w:lineRule="auto"/>
        <w:ind w:left="0" w:right="0"/>
        <w:jc w:val="center"/>
        <w:rPr>
          <w:sz w:val="24"/>
          <w:szCs w:val="24"/>
        </w:rPr>
      </w:pPr>
      <w:r>
        <w:rPr>
          <w:sz w:val="24"/>
          <w:szCs w:val="24"/>
        </w:rPr>
        <w:lastRenderedPageBreak/>
        <w:t>Table 3.1 Microcontroller Specifications for Optimal Energy Consumption</w:t>
      </w:r>
    </w:p>
    <w:p w14:paraId="28C17DEB" w14:textId="77777777" w:rsidR="00096E39" w:rsidRDefault="00096E39" w:rsidP="00FE2857">
      <w:pPr>
        <w:spacing w:line="276" w:lineRule="auto"/>
        <w:ind w:left="0" w:right="0"/>
        <w:jc w:val="center"/>
        <w:rPr>
          <w:sz w:val="24"/>
          <w:szCs w:val="24"/>
        </w:rPr>
      </w:pPr>
    </w:p>
    <w:tbl>
      <w:tblPr>
        <w:tblStyle w:val="a"/>
        <w:tblW w:w="8880" w:type="dxa"/>
        <w:jc w:val="center"/>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FE2857" w14:paraId="01F2ED43" w14:textId="77777777" w:rsidTr="006E0875">
        <w:trPr>
          <w:trHeight w:val="500"/>
          <w:jc w:val="center"/>
        </w:trPr>
        <w:tc>
          <w:tcPr>
            <w:tcW w:w="4440" w:type="dxa"/>
            <w:tcBorders>
              <w:top w:val="single" w:sz="8" w:space="0" w:color="000000"/>
              <w:left w:val="single" w:sz="8" w:space="0" w:color="000000"/>
              <w:bottom w:val="single" w:sz="8" w:space="0" w:color="000000"/>
              <w:right w:val="single" w:sz="8" w:space="0" w:color="000000"/>
            </w:tcBorders>
            <w:shd w:val="clear" w:color="auto" w:fill="000000"/>
          </w:tcPr>
          <w:p w14:paraId="616E3843" w14:textId="77777777" w:rsidR="00FE2857" w:rsidRDefault="00FE2857" w:rsidP="006E0875">
            <w:pPr>
              <w:spacing w:line="276" w:lineRule="auto"/>
              <w:ind w:left="0" w:right="0"/>
              <w:jc w:val="center"/>
              <w:rPr>
                <w:b/>
                <w:color w:val="FFFFFF"/>
                <w:sz w:val="24"/>
                <w:szCs w:val="24"/>
              </w:rPr>
            </w:pPr>
            <w:r>
              <w:rPr>
                <w:b/>
                <w:color w:val="FFFFFF"/>
                <w:sz w:val="24"/>
                <w:szCs w:val="24"/>
              </w:rPr>
              <w:t>Feature</w:t>
            </w:r>
          </w:p>
        </w:tc>
        <w:tc>
          <w:tcPr>
            <w:tcW w:w="4440" w:type="dxa"/>
            <w:tcBorders>
              <w:top w:val="single" w:sz="8" w:space="0" w:color="000000"/>
              <w:left w:val="single" w:sz="8" w:space="0" w:color="000000"/>
              <w:bottom w:val="single" w:sz="8" w:space="0" w:color="000000"/>
              <w:right w:val="single" w:sz="8" w:space="0" w:color="000000"/>
            </w:tcBorders>
            <w:shd w:val="clear" w:color="auto" w:fill="000000"/>
          </w:tcPr>
          <w:p w14:paraId="5C714F10" w14:textId="77777777" w:rsidR="00FE2857" w:rsidRDefault="00FE2857" w:rsidP="006E0875">
            <w:pPr>
              <w:spacing w:line="276" w:lineRule="auto"/>
              <w:ind w:left="0" w:right="0"/>
              <w:jc w:val="center"/>
              <w:rPr>
                <w:b/>
                <w:color w:val="FFFFFF"/>
                <w:sz w:val="24"/>
                <w:szCs w:val="24"/>
              </w:rPr>
            </w:pPr>
            <w:r>
              <w:rPr>
                <w:b/>
                <w:color w:val="FFFFFF"/>
                <w:sz w:val="24"/>
                <w:szCs w:val="24"/>
              </w:rPr>
              <w:t>Specification</w:t>
            </w:r>
          </w:p>
        </w:tc>
      </w:tr>
      <w:tr w:rsidR="00FE2857" w14:paraId="13ACF945" w14:textId="77777777" w:rsidTr="006E0875">
        <w:trPr>
          <w:trHeight w:val="500"/>
          <w:jc w:val="center"/>
        </w:trPr>
        <w:tc>
          <w:tcPr>
            <w:tcW w:w="4440" w:type="dxa"/>
            <w:tcBorders>
              <w:top w:val="single" w:sz="8" w:space="0" w:color="000000"/>
              <w:left w:val="single" w:sz="8" w:space="0" w:color="000000"/>
              <w:bottom w:val="single" w:sz="8" w:space="0" w:color="000000"/>
              <w:right w:val="single" w:sz="8" w:space="0" w:color="000000"/>
            </w:tcBorders>
          </w:tcPr>
          <w:p w14:paraId="5F84CBA6" w14:textId="77777777" w:rsidR="00FE2857" w:rsidRDefault="00FE2857" w:rsidP="006E0875">
            <w:pPr>
              <w:spacing w:line="276" w:lineRule="auto"/>
              <w:ind w:left="0" w:right="0"/>
              <w:rPr>
                <w:sz w:val="24"/>
                <w:szCs w:val="24"/>
              </w:rPr>
            </w:pPr>
            <w:r>
              <w:rPr>
                <w:sz w:val="24"/>
                <w:szCs w:val="24"/>
              </w:rPr>
              <w:t>Operating Temperature</w:t>
            </w:r>
          </w:p>
        </w:tc>
        <w:tc>
          <w:tcPr>
            <w:tcW w:w="4440" w:type="dxa"/>
            <w:tcBorders>
              <w:top w:val="single" w:sz="8" w:space="0" w:color="000000"/>
              <w:left w:val="single" w:sz="8" w:space="0" w:color="000000"/>
              <w:bottom w:val="single" w:sz="8" w:space="0" w:color="000000"/>
              <w:right w:val="single" w:sz="8" w:space="0" w:color="000000"/>
            </w:tcBorders>
          </w:tcPr>
          <w:p w14:paraId="048594E0" w14:textId="77777777" w:rsidR="00FE2857" w:rsidRDefault="00FE2857" w:rsidP="006E0875">
            <w:pPr>
              <w:spacing w:line="276" w:lineRule="auto"/>
              <w:ind w:left="0" w:right="0"/>
              <w:rPr>
                <w:sz w:val="24"/>
                <w:szCs w:val="24"/>
              </w:rPr>
            </w:pPr>
            <w:r>
              <w:rPr>
                <w:sz w:val="24"/>
                <w:szCs w:val="24"/>
              </w:rPr>
              <w:t>- 30℃ to + 45℃</w:t>
            </w:r>
          </w:p>
        </w:tc>
      </w:tr>
      <w:tr w:rsidR="00FE2857" w14:paraId="3D258DC2" w14:textId="77777777" w:rsidTr="006E0875">
        <w:trPr>
          <w:trHeight w:val="500"/>
          <w:jc w:val="center"/>
        </w:trPr>
        <w:tc>
          <w:tcPr>
            <w:tcW w:w="4440" w:type="dxa"/>
            <w:tcBorders>
              <w:top w:val="single" w:sz="8" w:space="0" w:color="000000"/>
              <w:left w:val="single" w:sz="8" w:space="0" w:color="000000"/>
              <w:bottom w:val="single" w:sz="8" w:space="0" w:color="000000"/>
              <w:right w:val="single" w:sz="8" w:space="0" w:color="000000"/>
            </w:tcBorders>
          </w:tcPr>
          <w:p w14:paraId="6DE37FC4" w14:textId="77777777" w:rsidR="00FE2857" w:rsidRDefault="00FE2857" w:rsidP="006E0875">
            <w:pPr>
              <w:spacing w:line="276" w:lineRule="auto"/>
              <w:ind w:left="0" w:right="0"/>
              <w:rPr>
                <w:sz w:val="24"/>
                <w:szCs w:val="24"/>
              </w:rPr>
            </w:pPr>
            <w:r>
              <w:rPr>
                <w:sz w:val="24"/>
                <w:szCs w:val="24"/>
              </w:rPr>
              <w:t>Maximum Current Draw</w:t>
            </w:r>
          </w:p>
        </w:tc>
        <w:tc>
          <w:tcPr>
            <w:tcW w:w="4440" w:type="dxa"/>
            <w:tcBorders>
              <w:top w:val="single" w:sz="8" w:space="0" w:color="000000"/>
              <w:left w:val="single" w:sz="8" w:space="0" w:color="000000"/>
              <w:bottom w:val="single" w:sz="8" w:space="0" w:color="000000"/>
              <w:right w:val="single" w:sz="8" w:space="0" w:color="000000"/>
            </w:tcBorders>
          </w:tcPr>
          <w:p w14:paraId="4BA968C8" w14:textId="77777777" w:rsidR="00FE2857" w:rsidRDefault="00FE2857" w:rsidP="006E0875">
            <w:pPr>
              <w:spacing w:line="276" w:lineRule="auto"/>
              <w:ind w:left="0" w:right="0"/>
              <w:rPr>
                <w:sz w:val="24"/>
                <w:szCs w:val="24"/>
              </w:rPr>
            </w:pPr>
            <w:r>
              <w:rPr>
                <w:sz w:val="24"/>
                <w:szCs w:val="24"/>
              </w:rPr>
              <w:t>5 mA</w:t>
            </w:r>
          </w:p>
        </w:tc>
      </w:tr>
      <w:tr w:rsidR="00FE2857" w14:paraId="029C359D" w14:textId="77777777" w:rsidTr="006E0875">
        <w:trPr>
          <w:trHeight w:val="500"/>
          <w:jc w:val="center"/>
        </w:trPr>
        <w:tc>
          <w:tcPr>
            <w:tcW w:w="4440" w:type="dxa"/>
            <w:tcBorders>
              <w:top w:val="single" w:sz="8" w:space="0" w:color="000000"/>
              <w:left w:val="single" w:sz="8" w:space="0" w:color="000000"/>
              <w:bottom w:val="single" w:sz="8" w:space="0" w:color="000000"/>
              <w:right w:val="single" w:sz="8" w:space="0" w:color="000000"/>
            </w:tcBorders>
          </w:tcPr>
          <w:p w14:paraId="64BC21CB" w14:textId="77777777" w:rsidR="00FE2857" w:rsidRDefault="00FE2857" w:rsidP="006E0875">
            <w:pPr>
              <w:spacing w:line="276" w:lineRule="auto"/>
              <w:ind w:left="0" w:right="0"/>
              <w:rPr>
                <w:sz w:val="24"/>
                <w:szCs w:val="24"/>
              </w:rPr>
            </w:pPr>
            <w:r>
              <w:rPr>
                <w:sz w:val="24"/>
                <w:szCs w:val="24"/>
              </w:rPr>
              <w:t>Operating Voltage</w:t>
            </w:r>
          </w:p>
        </w:tc>
        <w:tc>
          <w:tcPr>
            <w:tcW w:w="4440" w:type="dxa"/>
            <w:tcBorders>
              <w:top w:val="single" w:sz="8" w:space="0" w:color="000000"/>
              <w:left w:val="single" w:sz="8" w:space="0" w:color="000000"/>
              <w:bottom w:val="single" w:sz="8" w:space="0" w:color="000000"/>
              <w:right w:val="single" w:sz="8" w:space="0" w:color="000000"/>
            </w:tcBorders>
          </w:tcPr>
          <w:p w14:paraId="20694C2E" w14:textId="77777777" w:rsidR="00FE2857" w:rsidRDefault="00FE2857" w:rsidP="006E0875">
            <w:pPr>
              <w:spacing w:line="276" w:lineRule="auto"/>
              <w:ind w:left="0" w:right="0"/>
              <w:rPr>
                <w:sz w:val="24"/>
                <w:szCs w:val="24"/>
              </w:rPr>
            </w:pPr>
            <w:r>
              <w:rPr>
                <w:sz w:val="24"/>
                <w:szCs w:val="24"/>
              </w:rPr>
              <w:t>&lt; 5 V</w:t>
            </w:r>
          </w:p>
        </w:tc>
      </w:tr>
    </w:tbl>
    <w:p w14:paraId="49DC599E" w14:textId="77777777" w:rsidR="0021112A" w:rsidRDefault="0021112A" w:rsidP="009A6AED">
      <w:pPr>
        <w:spacing w:line="276" w:lineRule="auto"/>
        <w:ind w:left="0" w:right="0"/>
        <w:rPr>
          <w:sz w:val="24"/>
          <w:szCs w:val="24"/>
        </w:rPr>
      </w:pPr>
      <w:bookmarkStart w:id="21" w:name="_mb5j10dp78jv" w:colFirst="0" w:colLast="0"/>
      <w:bookmarkEnd w:id="21"/>
    </w:p>
    <w:p w14:paraId="440AD27D" w14:textId="64146192" w:rsidR="00FE2857" w:rsidRDefault="00FE2857" w:rsidP="00FE2857">
      <w:pPr>
        <w:spacing w:line="276" w:lineRule="auto"/>
        <w:ind w:left="0" w:right="0"/>
        <w:jc w:val="center"/>
        <w:rPr>
          <w:sz w:val="24"/>
          <w:szCs w:val="24"/>
        </w:rPr>
      </w:pPr>
      <w:r>
        <w:rPr>
          <w:sz w:val="24"/>
          <w:szCs w:val="24"/>
        </w:rPr>
        <w:t xml:space="preserve">Table 3.2 Proximity Sensor Specifications </w:t>
      </w:r>
      <w:proofErr w:type="gramStart"/>
      <w:r>
        <w:rPr>
          <w:sz w:val="24"/>
          <w:szCs w:val="24"/>
        </w:rPr>
        <w:t>For</w:t>
      </w:r>
      <w:proofErr w:type="gramEnd"/>
      <w:r>
        <w:rPr>
          <w:sz w:val="24"/>
          <w:szCs w:val="24"/>
        </w:rPr>
        <w:t xml:space="preserve"> Maximum Accuracy</w:t>
      </w:r>
    </w:p>
    <w:p w14:paraId="7CF0097C" w14:textId="77777777" w:rsidR="00096E39" w:rsidRDefault="00096E39" w:rsidP="00FE2857">
      <w:pPr>
        <w:spacing w:line="276" w:lineRule="auto"/>
        <w:ind w:left="0" w:right="0"/>
        <w:jc w:val="center"/>
        <w:rPr>
          <w:sz w:val="24"/>
          <w:szCs w:val="24"/>
        </w:rPr>
      </w:pPr>
    </w:p>
    <w:tbl>
      <w:tblPr>
        <w:tblStyle w:val="a0"/>
        <w:tblW w:w="8880" w:type="dxa"/>
        <w:jc w:val="center"/>
        <w:tblBorders>
          <w:top w:val="nil"/>
          <w:left w:val="nil"/>
          <w:bottom w:val="nil"/>
          <w:right w:val="nil"/>
          <w:insideH w:val="nil"/>
          <w:insideV w:val="nil"/>
        </w:tblBorders>
        <w:tblLayout w:type="fixed"/>
        <w:tblLook w:val="0600" w:firstRow="0" w:lastRow="0" w:firstColumn="0" w:lastColumn="0" w:noHBand="1" w:noVBand="1"/>
      </w:tblPr>
      <w:tblGrid>
        <w:gridCol w:w="4650"/>
        <w:gridCol w:w="4230"/>
      </w:tblGrid>
      <w:tr w:rsidR="00FE2857" w14:paraId="44F3792C" w14:textId="77777777" w:rsidTr="006E0875">
        <w:trPr>
          <w:trHeight w:val="480"/>
          <w:jc w:val="center"/>
        </w:trPr>
        <w:tc>
          <w:tcPr>
            <w:tcW w:w="465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6E39CB64" w14:textId="77777777" w:rsidR="00FE2857" w:rsidRDefault="00FE2857" w:rsidP="006E0875">
            <w:pPr>
              <w:spacing w:line="276" w:lineRule="auto"/>
              <w:ind w:left="0" w:right="0"/>
              <w:jc w:val="center"/>
              <w:rPr>
                <w:b/>
                <w:color w:val="FFFFFF"/>
                <w:sz w:val="24"/>
                <w:szCs w:val="24"/>
              </w:rPr>
            </w:pPr>
            <w:r>
              <w:rPr>
                <w:b/>
                <w:color w:val="FFFFFF"/>
                <w:sz w:val="24"/>
                <w:szCs w:val="24"/>
              </w:rPr>
              <w:t>Feature</w:t>
            </w:r>
          </w:p>
        </w:tc>
        <w:tc>
          <w:tcPr>
            <w:tcW w:w="4230"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tcPr>
          <w:p w14:paraId="3A3CAE32" w14:textId="77777777" w:rsidR="00FE2857" w:rsidRDefault="00FE2857" w:rsidP="006E0875">
            <w:pPr>
              <w:spacing w:line="276" w:lineRule="auto"/>
              <w:ind w:left="0" w:right="0"/>
              <w:jc w:val="center"/>
              <w:rPr>
                <w:b/>
                <w:color w:val="FFFFFF"/>
                <w:sz w:val="24"/>
                <w:szCs w:val="24"/>
              </w:rPr>
            </w:pPr>
            <w:r>
              <w:rPr>
                <w:b/>
                <w:color w:val="FFFFFF"/>
                <w:sz w:val="24"/>
                <w:szCs w:val="24"/>
              </w:rPr>
              <w:t>Specification</w:t>
            </w:r>
          </w:p>
        </w:tc>
      </w:tr>
      <w:tr w:rsidR="00FE2857" w14:paraId="77D3B13F" w14:textId="77777777" w:rsidTr="006E0875">
        <w:trPr>
          <w:trHeight w:val="500"/>
          <w:jc w:val="center"/>
        </w:trPr>
        <w:tc>
          <w:tcPr>
            <w:tcW w:w="4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7C71FD" w14:textId="77777777" w:rsidR="00FE2857" w:rsidRDefault="00FE2857" w:rsidP="006E0875">
            <w:pPr>
              <w:spacing w:line="276" w:lineRule="auto"/>
              <w:ind w:left="0" w:right="0"/>
              <w:rPr>
                <w:sz w:val="24"/>
                <w:szCs w:val="24"/>
              </w:rPr>
            </w:pPr>
            <w:r>
              <w:rPr>
                <w:sz w:val="24"/>
                <w:szCs w:val="24"/>
              </w:rPr>
              <w:t>Sensing Range</w:t>
            </w:r>
          </w:p>
        </w:tc>
        <w:tc>
          <w:tcPr>
            <w:tcW w:w="4230" w:type="dxa"/>
            <w:tcBorders>
              <w:top w:val="nil"/>
              <w:left w:val="nil"/>
              <w:bottom w:val="single" w:sz="8" w:space="0" w:color="000000"/>
              <w:right w:val="single" w:sz="8" w:space="0" w:color="000000"/>
            </w:tcBorders>
            <w:tcMar>
              <w:top w:w="100" w:type="dxa"/>
              <w:left w:w="100" w:type="dxa"/>
              <w:bottom w:w="100" w:type="dxa"/>
              <w:right w:w="100" w:type="dxa"/>
            </w:tcMar>
          </w:tcPr>
          <w:p w14:paraId="002DCB0F" w14:textId="77777777" w:rsidR="00FE2857" w:rsidRDefault="00FE2857" w:rsidP="006E0875">
            <w:pPr>
              <w:spacing w:line="276" w:lineRule="auto"/>
              <w:ind w:left="0" w:right="0"/>
              <w:rPr>
                <w:sz w:val="24"/>
                <w:szCs w:val="24"/>
              </w:rPr>
            </w:pPr>
            <w:commentRangeStart w:id="22"/>
            <w:commentRangeStart w:id="23"/>
            <w:r>
              <w:rPr>
                <w:sz w:val="24"/>
                <w:szCs w:val="24"/>
              </w:rPr>
              <w:t>&gt;</w:t>
            </w:r>
            <w:commentRangeEnd w:id="22"/>
            <w:r>
              <w:commentReference w:id="22"/>
            </w:r>
            <w:commentRangeEnd w:id="23"/>
            <w:r>
              <w:commentReference w:id="23"/>
            </w:r>
            <w:r>
              <w:rPr>
                <w:sz w:val="24"/>
                <w:szCs w:val="24"/>
              </w:rPr>
              <w:t xml:space="preserve"> 1.3m</w:t>
            </w:r>
          </w:p>
        </w:tc>
      </w:tr>
      <w:tr w:rsidR="00FE2857" w14:paraId="3723D272" w14:textId="77777777" w:rsidTr="006E0875">
        <w:trPr>
          <w:trHeight w:val="500"/>
          <w:jc w:val="center"/>
        </w:trPr>
        <w:tc>
          <w:tcPr>
            <w:tcW w:w="4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43C3F0" w14:textId="77777777" w:rsidR="00FE2857" w:rsidRDefault="00FE2857" w:rsidP="006E0875">
            <w:pPr>
              <w:spacing w:line="276" w:lineRule="auto"/>
              <w:ind w:left="0" w:right="0"/>
              <w:rPr>
                <w:sz w:val="24"/>
                <w:szCs w:val="24"/>
              </w:rPr>
            </w:pPr>
            <w:r>
              <w:rPr>
                <w:sz w:val="24"/>
                <w:szCs w:val="24"/>
              </w:rPr>
              <w:t>Operating Temperature</w:t>
            </w:r>
          </w:p>
        </w:tc>
        <w:tc>
          <w:tcPr>
            <w:tcW w:w="4230" w:type="dxa"/>
            <w:tcBorders>
              <w:top w:val="nil"/>
              <w:left w:val="nil"/>
              <w:bottom w:val="single" w:sz="8" w:space="0" w:color="000000"/>
              <w:right w:val="single" w:sz="8" w:space="0" w:color="000000"/>
            </w:tcBorders>
            <w:tcMar>
              <w:top w:w="100" w:type="dxa"/>
              <w:left w:w="100" w:type="dxa"/>
              <w:bottom w:w="100" w:type="dxa"/>
              <w:right w:w="100" w:type="dxa"/>
            </w:tcMar>
          </w:tcPr>
          <w:p w14:paraId="35C08E67" w14:textId="77777777" w:rsidR="00FE2857" w:rsidRDefault="00FE2857" w:rsidP="006E0875">
            <w:pPr>
              <w:spacing w:line="276" w:lineRule="auto"/>
              <w:ind w:left="0" w:right="0"/>
              <w:rPr>
                <w:sz w:val="24"/>
                <w:szCs w:val="24"/>
              </w:rPr>
            </w:pPr>
            <w:r>
              <w:rPr>
                <w:sz w:val="24"/>
                <w:szCs w:val="24"/>
              </w:rPr>
              <w:t>- 30℃ to + 45℃</w:t>
            </w:r>
          </w:p>
        </w:tc>
      </w:tr>
      <w:tr w:rsidR="00FE2857" w14:paraId="57B8955D" w14:textId="77777777" w:rsidTr="006E0875">
        <w:trPr>
          <w:trHeight w:val="500"/>
          <w:jc w:val="center"/>
        </w:trPr>
        <w:tc>
          <w:tcPr>
            <w:tcW w:w="4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4D2EC3" w14:textId="77777777" w:rsidR="00FE2857" w:rsidRDefault="00FE2857" w:rsidP="006E0875">
            <w:pPr>
              <w:spacing w:line="276" w:lineRule="auto"/>
              <w:ind w:left="0" w:right="0"/>
              <w:rPr>
                <w:sz w:val="24"/>
                <w:szCs w:val="24"/>
              </w:rPr>
            </w:pPr>
            <w:bookmarkStart w:id="24" w:name="_chi0la6y9av7" w:colFirst="0" w:colLast="0"/>
            <w:bookmarkEnd w:id="24"/>
            <w:r>
              <w:rPr>
                <w:sz w:val="24"/>
                <w:szCs w:val="24"/>
              </w:rPr>
              <w:t>Maximum Current Draw</w:t>
            </w:r>
          </w:p>
        </w:tc>
        <w:tc>
          <w:tcPr>
            <w:tcW w:w="4230" w:type="dxa"/>
            <w:tcBorders>
              <w:top w:val="nil"/>
              <w:left w:val="nil"/>
              <w:bottom w:val="single" w:sz="8" w:space="0" w:color="000000"/>
              <w:right w:val="single" w:sz="8" w:space="0" w:color="000000"/>
            </w:tcBorders>
            <w:tcMar>
              <w:top w:w="100" w:type="dxa"/>
              <w:left w:w="100" w:type="dxa"/>
              <w:bottom w:w="100" w:type="dxa"/>
              <w:right w:w="100" w:type="dxa"/>
            </w:tcMar>
          </w:tcPr>
          <w:p w14:paraId="5007D664" w14:textId="77777777" w:rsidR="00FE2857" w:rsidRDefault="00FE2857" w:rsidP="006E0875">
            <w:pPr>
              <w:spacing w:line="276" w:lineRule="auto"/>
              <w:ind w:left="0" w:right="0"/>
              <w:rPr>
                <w:sz w:val="24"/>
                <w:szCs w:val="24"/>
              </w:rPr>
            </w:pPr>
            <w:r>
              <w:rPr>
                <w:sz w:val="24"/>
                <w:szCs w:val="24"/>
              </w:rPr>
              <w:t>15 mA</w:t>
            </w:r>
          </w:p>
        </w:tc>
      </w:tr>
      <w:tr w:rsidR="00FE2857" w14:paraId="18BFBBB0" w14:textId="77777777" w:rsidTr="006E0875">
        <w:trPr>
          <w:trHeight w:val="500"/>
          <w:jc w:val="center"/>
        </w:trPr>
        <w:tc>
          <w:tcPr>
            <w:tcW w:w="4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470539" w14:textId="77777777" w:rsidR="00FE2857" w:rsidRDefault="00FE2857" w:rsidP="006E0875">
            <w:pPr>
              <w:spacing w:line="276" w:lineRule="auto"/>
              <w:ind w:left="0" w:right="0"/>
              <w:rPr>
                <w:sz w:val="24"/>
                <w:szCs w:val="24"/>
              </w:rPr>
            </w:pPr>
            <w:r>
              <w:rPr>
                <w:sz w:val="24"/>
                <w:szCs w:val="24"/>
              </w:rPr>
              <w:t>Operating Voltage</w:t>
            </w:r>
          </w:p>
        </w:tc>
        <w:tc>
          <w:tcPr>
            <w:tcW w:w="4230" w:type="dxa"/>
            <w:tcBorders>
              <w:top w:val="nil"/>
              <w:left w:val="nil"/>
              <w:bottom w:val="single" w:sz="8" w:space="0" w:color="000000"/>
              <w:right w:val="single" w:sz="8" w:space="0" w:color="000000"/>
            </w:tcBorders>
            <w:tcMar>
              <w:top w:w="100" w:type="dxa"/>
              <w:left w:w="100" w:type="dxa"/>
              <w:bottom w:w="100" w:type="dxa"/>
              <w:right w:w="100" w:type="dxa"/>
            </w:tcMar>
          </w:tcPr>
          <w:p w14:paraId="42A03FE3" w14:textId="77777777" w:rsidR="00FE2857" w:rsidRDefault="00FE2857" w:rsidP="006E0875">
            <w:pPr>
              <w:spacing w:line="276" w:lineRule="auto"/>
              <w:ind w:left="0" w:right="0"/>
              <w:rPr>
                <w:sz w:val="24"/>
                <w:szCs w:val="24"/>
              </w:rPr>
            </w:pPr>
            <w:r>
              <w:rPr>
                <w:sz w:val="24"/>
                <w:szCs w:val="24"/>
              </w:rPr>
              <w:t>&lt; 5 V</w:t>
            </w:r>
          </w:p>
        </w:tc>
      </w:tr>
    </w:tbl>
    <w:p w14:paraId="13E5983C" w14:textId="77777777" w:rsidR="00FE2857" w:rsidRDefault="00FE2857" w:rsidP="0021112A">
      <w:pPr>
        <w:spacing w:line="276" w:lineRule="auto"/>
        <w:ind w:left="0" w:right="0"/>
        <w:rPr>
          <w:sz w:val="24"/>
          <w:szCs w:val="24"/>
        </w:rPr>
      </w:pPr>
    </w:p>
    <w:p w14:paraId="6A0DFD47" w14:textId="6DA94063" w:rsidR="00FE2857" w:rsidRDefault="00FE2857" w:rsidP="00FE2857">
      <w:pPr>
        <w:spacing w:line="276" w:lineRule="auto"/>
        <w:ind w:left="0" w:right="0"/>
        <w:jc w:val="center"/>
        <w:rPr>
          <w:sz w:val="24"/>
          <w:szCs w:val="24"/>
        </w:rPr>
      </w:pPr>
      <w:r>
        <w:rPr>
          <w:sz w:val="24"/>
          <w:szCs w:val="24"/>
        </w:rPr>
        <w:t xml:space="preserve">Table 3.3 Wi-Fi Specifications </w:t>
      </w:r>
      <w:proofErr w:type="gramStart"/>
      <w:r>
        <w:rPr>
          <w:sz w:val="24"/>
          <w:szCs w:val="24"/>
        </w:rPr>
        <w:t>For</w:t>
      </w:r>
      <w:proofErr w:type="gramEnd"/>
      <w:r>
        <w:rPr>
          <w:sz w:val="24"/>
          <w:szCs w:val="24"/>
        </w:rPr>
        <w:t xml:space="preserve"> Ideal Performance</w:t>
      </w:r>
    </w:p>
    <w:p w14:paraId="11181618" w14:textId="77777777" w:rsidR="00096E39" w:rsidRDefault="00096E39" w:rsidP="00FE2857">
      <w:pPr>
        <w:spacing w:line="276" w:lineRule="auto"/>
        <w:ind w:left="0" w:right="0"/>
        <w:jc w:val="center"/>
        <w:rPr>
          <w:sz w:val="24"/>
          <w:szCs w:val="24"/>
        </w:rPr>
      </w:pPr>
    </w:p>
    <w:tbl>
      <w:tblPr>
        <w:tblStyle w:val="a1"/>
        <w:tblW w:w="8880" w:type="dxa"/>
        <w:jc w:val="center"/>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FE2857" w14:paraId="43FB201B" w14:textId="77777777" w:rsidTr="006E0875">
        <w:trPr>
          <w:trHeight w:val="500"/>
          <w:jc w:val="center"/>
        </w:trPr>
        <w:tc>
          <w:tcPr>
            <w:tcW w:w="444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35BA7193" w14:textId="77777777" w:rsidR="00FE2857" w:rsidRDefault="00FE2857" w:rsidP="006E0875">
            <w:pPr>
              <w:spacing w:line="276" w:lineRule="auto"/>
              <w:ind w:left="0" w:right="0"/>
              <w:jc w:val="center"/>
              <w:rPr>
                <w:b/>
                <w:color w:val="FFFFFF"/>
                <w:sz w:val="24"/>
                <w:szCs w:val="24"/>
              </w:rPr>
            </w:pPr>
            <w:r>
              <w:rPr>
                <w:b/>
                <w:color w:val="FFFFFF"/>
                <w:sz w:val="24"/>
                <w:szCs w:val="24"/>
              </w:rPr>
              <w:t>Feature</w:t>
            </w:r>
          </w:p>
        </w:tc>
        <w:tc>
          <w:tcPr>
            <w:tcW w:w="4440"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tcPr>
          <w:p w14:paraId="4CA3D3A4" w14:textId="77777777" w:rsidR="00FE2857" w:rsidRDefault="00FE2857" w:rsidP="006E0875">
            <w:pPr>
              <w:spacing w:line="276" w:lineRule="auto"/>
              <w:ind w:left="0" w:right="0"/>
              <w:jc w:val="center"/>
              <w:rPr>
                <w:b/>
                <w:color w:val="FFFFFF"/>
                <w:sz w:val="24"/>
                <w:szCs w:val="24"/>
              </w:rPr>
            </w:pPr>
            <w:r>
              <w:rPr>
                <w:b/>
                <w:color w:val="FFFFFF"/>
                <w:sz w:val="24"/>
                <w:szCs w:val="24"/>
              </w:rPr>
              <w:t>Specification</w:t>
            </w:r>
          </w:p>
        </w:tc>
      </w:tr>
      <w:tr w:rsidR="00FE2857" w14:paraId="2CBA1953" w14:textId="77777777" w:rsidTr="006E0875">
        <w:trPr>
          <w:trHeight w:val="500"/>
          <w:jc w:val="center"/>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B8A5F" w14:textId="77777777" w:rsidR="00FE2857" w:rsidRDefault="00FE2857" w:rsidP="006E0875">
            <w:pPr>
              <w:spacing w:line="276" w:lineRule="auto"/>
              <w:ind w:left="0" w:right="0"/>
              <w:rPr>
                <w:sz w:val="24"/>
                <w:szCs w:val="24"/>
              </w:rPr>
            </w:pPr>
            <w:r>
              <w:rPr>
                <w:sz w:val="24"/>
                <w:szCs w:val="24"/>
              </w:rPr>
              <w:t>Operating Temperature</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19C81AD5" w14:textId="77777777" w:rsidR="00FE2857" w:rsidRDefault="00FE2857" w:rsidP="006E0875">
            <w:pPr>
              <w:spacing w:line="276" w:lineRule="auto"/>
              <w:ind w:left="0" w:right="0"/>
              <w:rPr>
                <w:sz w:val="24"/>
                <w:szCs w:val="24"/>
              </w:rPr>
            </w:pPr>
            <w:r>
              <w:rPr>
                <w:sz w:val="24"/>
                <w:szCs w:val="24"/>
              </w:rPr>
              <w:t>- 30℃ to + 45℃</w:t>
            </w:r>
          </w:p>
        </w:tc>
      </w:tr>
      <w:tr w:rsidR="00FE2857" w14:paraId="302B0EF1" w14:textId="77777777" w:rsidTr="006E0875">
        <w:trPr>
          <w:trHeight w:val="500"/>
          <w:jc w:val="center"/>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6A449D" w14:textId="77777777" w:rsidR="00FE2857" w:rsidRDefault="00FE2857" w:rsidP="006E0875">
            <w:pPr>
              <w:spacing w:line="276" w:lineRule="auto"/>
              <w:ind w:left="0" w:right="0"/>
              <w:rPr>
                <w:sz w:val="24"/>
                <w:szCs w:val="24"/>
              </w:rPr>
            </w:pPr>
            <w:r>
              <w:rPr>
                <w:sz w:val="24"/>
                <w:szCs w:val="24"/>
              </w:rPr>
              <w:t>Maximum Current Draw</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59D73577" w14:textId="77777777" w:rsidR="00FE2857" w:rsidRDefault="00FE2857" w:rsidP="006E0875">
            <w:pPr>
              <w:spacing w:line="276" w:lineRule="auto"/>
              <w:ind w:left="0" w:right="0"/>
              <w:rPr>
                <w:sz w:val="24"/>
                <w:szCs w:val="24"/>
              </w:rPr>
            </w:pPr>
            <w:r>
              <w:rPr>
                <w:sz w:val="24"/>
                <w:szCs w:val="24"/>
              </w:rPr>
              <w:t>200 mA</w:t>
            </w:r>
          </w:p>
        </w:tc>
      </w:tr>
      <w:tr w:rsidR="00FE2857" w14:paraId="58390F91" w14:textId="77777777" w:rsidTr="006E0875">
        <w:trPr>
          <w:trHeight w:val="500"/>
          <w:jc w:val="center"/>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E8FEED" w14:textId="77777777" w:rsidR="00FE2857" w:rsidRDefault="00FE2857" w:rsidP="006E0875">
            <w:pPr>
              <w:spacing w:line="276" w:lineRule="auto"/>
              <w:ind w:left="0" w:right="0"/>
              <w:rPr>
                <w:sz w:val="24"/>
                <w:szCs w:val="24"/>
              </w:rPr>
            </w:pPr>
            <w:r>
              <w:rPr>
                <w:sz w:val="24"/>
                <w:szCs w:val="24"/>
              </w:rPr>
              <w:t>Operating Voltage</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4B88BFF6" w14:textId="77777777" w:rsidR="00FE2857" w:rsidRDefault="00FE2857" w:rsidP="006E0875">
            <w:pPr>
              <w:spacing w:line="276" w:lineRule="auto"/>
              <w:ind w:left="0" w:right="0"/>
              <w:rPr>
                <w:sz w:val="24"/>
                <w:szCs w:val="24"/>
              </w:rPr>
            </w:pPr>
            <w:r>
              <w:rPr>
                <w:sz w:val="24"/>
                <w:szCs w:val="24"/>
              </w:rPr>
              <w:t>&lt; 5 V</w:t>
            </w:r>
          </w:p>
        </w:tc>
      </w:tr>
      <w:tr w:rsidR="00FE2857" w14:paraId="6D1EA9D7" w14:textId="77777777" w:rsidTr="006E0875">
        <w:trPr>
          <w:trHeight w:val="500"/>
          <w:jc w:val="center"/>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17074B" w14:textId="77777777" w:rsidR="00FE2857" w:rsidRDefault="00FE2857" w:rsidP="006E0875">
            <w:pPr>
              <w:spacing w:line="276" w:lineRule="auto"/>
              <w:ind w:left="0" w:right="0"/>
              <w:rPr>
                <w:sz w:val="24"/>
                <w:szCs w:val="24"/>
              </w:rPr>
            </w:pPr>
            <w:r>
              <w:rPr>
                <w:sz w:val="24"/>
                <w:szCs w:val="24"/>
              </w:rPr>
              <w:t>Boot-Up and Transmit Time</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2E7F8504" w14:textId="77777777" w:rsidR="00FE2857" w:rsidRDefault="00FE2857" w:rsidP="006E0875">
            <w:pPr>
              <w:spacing w:line="276" w:lineRule="auto"/>
              <w:ind w:left="0" w:right="0"/>
              <w:rPr>
                <w:sz w:val="24"/>
                <w:szCs w:val="24"/>
              </w:rPr>
            </w:pPr>
            <w:r>
              <w:rPr>
                <w:sz w:val="24"/>
                <w:szCs w:val="24"/>
              </w:rPr>
              <w:t xml:space="preserve">&lt; 2 </w:t>
            </w:r>
            <w:proofErr w:type="spellStart"/>
            <w:r>
              <w:rPr>
                <w:sz w:val="24"/>
                <w:szCs w:val="24"/>
              </w:rPr>
              <w:t>ms</w:t>
            </w:r>
            <w:proofErr w:type="spellEnd"/>
          </w:p>
        </w:tc>
      </w:tr>
    </w:tbl>
    <w:p w14:paraId="4C669092" w14:textId="77777777" w:rsidR="00FE2857" w:rsidRDefault="00FE2857" w:rsidP="00FE2857">
      <w:pPr>
        <w:spacing w:line="276" w:lineRule="auto"/>
        <w:ind w:left="0" w:right="0"/>
        <w:jc w:val="center"/>
        <w:rPr>
          <w:sz w:val="24"/>
          <w:szCs w:val="24"/>
        </w:rPr>
      </w:pPr>
    </w:p>
    <w:p w14:paraId="4F127C89" w14:textId="77777777" w:rsidR="00096E39" w:rsidRDefault="00096E39" w:rsidP="00FE2857">
      <w:pPr>
        <w:spacing w:line="276" w:lineRule="auto"/>
        <w:ind w:left="0" w:right="0"/>
        <w:jc w:val="center"/>
        <w:rPr>
          <w:sz w:val="24"/>
          <w:szCs w:val="24"/>
        </w:rPr>
      </w:pPr>
    </w:p>
    <w:p w14:paraId="15C5076F" w14:textId="7E5CF43B" w:rsidR="00FE2857" w:rsidRDefault="00FE2857" w:rsidP="00FE2857">
      <w:pPr>
        <w:spacing w:line="276" w:lineRule="auto"/>
        <w:ind w:left="0" w:right="0"/>
        <w:jc w:val="center"/>
        <w:rPr>
          <w:sz w:val="24"/>
          <w:szCs w:val="24"/>
        </w:rPr>
      </w:pPr>
      <w:r>
        <w:rPr>
          <w:sz w:val="24"/>
          <w:szCs w:val="24"/>
        </w:rPr>
        <w:lastRenderedPageBreak/>
        <w:t xml:space="preserve">Table 3.4 LCD Specifications </w:t>
      </w:r>
      <w:proofErr w:type="gramStart"/>
      <w:r>
        <w:rPr>
          <w:sz w:val="24"/>
          <w:szCs w:val="24"/>
        </w:rPr>
        <w:t>For</w:t>
      </w:r>
      <w:proofErr w:type="gramEnd"/>
      <w:r>
        <w:rPr>
          <w:sz w:val="24"/>
          <w:szCs w:val="24"/>
        </w:rPr>
        <w:t xml:space="preserve"> Usability and Operation</w:t>
      </w:r>
    </w:p>
    <w:p w14:paraId="42D482C3" w14:textId="77777777" w:rsidR="00096E39" w:rsidRDefault="00096E39" w:rsidP="00FE2857">
      <w:pPr>
        <w:spacing w:line="276" w:lineRule="auto"/>
        <w:ind w:left="0" w:right="0"/>
        <w:jc w:val="center"/>
        <w:rPr>
          <w:sz w:val="24"/>
          <w:szCs w:val="24"/>
        </w:rPr>
      </w:pPr>
    </w:p>
    <w:tbl>
      <w:tblPr>
        <w:tblStyle w:val="a2"/>
        <w:tblW w:w="8880" w:type="dxa"/>
        <w:jc w:val="center"/>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FE2857" w14:paraId="1F42D0AB" w14:textId="77777777" w:rsidTr="006E0875">
        <w:trPr>
          <w:trHeight w:val="500"/>
          <w:jc w:val="center"/>
        </w:trPr>
        <w:tc>
          <w:tcPr>
            <w:tcW w:w="444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42BAF15C" w14:textId="77777777" w:rsidR="00FE2857" w:rsidRDefault="00FE2857" w:rsidP="006E0875">
            <w:pPr>
              <w:spacing w:line="276" w:lineRule="auto"/>
              <w:ind w:left="0" w:right="0"/>
              <w:jc w:val="center"/>
              <w:rPr>
                <w:b/>
                <w:color w:val="FFFFFF"/>
                <w:sz w:val="24"/>
                <w:szCs w:val="24"/>
              </w:rPr>
            </w:pPr>
            <w:r>
              <w:rPr>
                <w:b/>
                <w:color w:val="FFFFFF"/>
                <w:sz w:val="24"/>
                <w:szCs w:val="24"/>
              </w:rPr>
              <w:t>Feature</w:t>
            </w:r>
          </w:p>
        </w:tc>
        <w:tc>
          <w:tcPr>
            <w:tcW w:w="4440"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tcPr>
          <w:p w14:paraId="18CA2D91" w14:textId="77777777" w:rsidR="00FE2857" w:rsidRDefault="00FE2857" w:rsidP="006E0875">
            <w:pPr>
              <w:spacing w:line="276" w:lineRule="auto"/>
              <w:ind w:left="0" w:right="0"/>
              <w:jc w:val="center"/>
              <w:rPr>
                <w:b/>
                <w:color w:val="FFFFFF"/>
                <w:sz w:val="24"/>
                <w:szCs w:val="24"/>
              </w:rPr>
            </w:pPr>
            <w:r>
              <w:rPr>
                <w:b/>
                <w:color w:val="FFFFFF"/>
                <w:sz w:val="24"/>
                <w:szCs w:val="24"/>
              </w:rPr>
              <w:t>Specification</w:t>
            </w:r>
          </w:p>
        </w:tc>
      </w:tr>
      <w:tr w:rsidR="00FE2857" w14:paraId="3A12611D" w14:textId="77777777" w:rsidTr="006E0875">
        <w:trPr>
          <w:trHeight w:val="500"/>
          <w:jc w:val="center"/>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4C046A" w14:textId="77777777" w:rsidR="00FE2857" w:rsidRDefault="00FE2857" w:rsidP="006E0875">
            <w:pPr>
              <w:spacing w:line="276" w:lineRule="auto"/>
              <w:ind w:left="0" w:right="0"/>
              <w:rPr>
                <w:sz w:val="24"/>
                <w:szCs w:val="24"/>
              </w:rPr>
            </w:pPr>
            <w:r>
              <w:rPr>
                <w:sz w:val="24"/>
                <w:szCs w:val="24"/>
              </w:rPr>
              <w:t>Operating Temperature</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3C523D9C" w14:textId="77777777" w:rsidR="00FE2857" w:rsidRDefault="00FE2857" w:rsidP="006E0875">
            <w:pPr>
              <w:spacing w:line="276" w:lineRule="auto"/>
              <w:ind w:left="0" w:right="0"/>
              <w:rPr>
                <w:sz w:val="24"/>
                <w:szCs w:val="24"/>
              </w:rPr>
            </w:pPr>
            <w:r>
              <w:rPr>
                <w:sz w:val="24"/>
                <w:szCs w:val="24"/>
              </w:rPr>
              <w:t>- 30℃ to + 45℃</w:t>
            </w:r>
          </w:p>
        </w:tc>
      </w:tr>
      <w:tr w:rsidR="00FE2857" w14:paraId="15B67EBF" w14:textId="77777777" w:rsidTr="006E0875">
        <w:trPr>
          <w:trHeight w:val="500"/>
          <w:jc w:val="center"/>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246E66" w14:textId="77777777" w:rsidR="00FE2857" w:rsidRDefault="00FE2857" w:rsidP="006E0875">
            <w:pPr>
              <w:spacing w:line="276" w:lineRule="auto"/>
              <w:ind w:left="0" w:right="0"/>
              <w:rPr>
                <w:sz w:val="24"/>
                <w:szCs w:val="24"/>
              </w:rPr>
            </w:pPr>
            <w:r>
              <w:rPr>
                <w:sz w:val="24"/>
                <w:szCs w:val="24"/>
              </w:rPr>
              <w:t>Maximum Current Draw</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06AC293B" w14:textId="77777777" w:rsidR="00FE2857" w:rsidRDefault="00FE2857" w:rsidP="006E0875">
            <w:pPr>
              <w:spacing w:line="276" w:lineRule="auto"/>
              <w:ind w:left="0" w:right="0"/>
              <w:rPr>
                <w:sz w:val="24"/>
                <w:szCs w:val="24"/>
              </w:rPr>
            </w:pPr>
            <w:r>
              <w:rPr>
                <w:sz w:val="24"/>
                <w:szCs w:val="24"/>
              </w:rPr>
              <w:t>20 mA</w:t>
            </w:r>
          </w:p>
        </w:tc>
      </w:tr>
      <w:tr w:rsidR="00FE2857" w14:paraId="003C7B4E" w14:textId="77777777" w:rsidTr="006E0875">
        <w:trPr>
          <w:trHeight w:val="500"/>
          <w:jc w:val="center"/>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2935B6" w14:textId="77777777" w:rsidR="00FE2857" w:rsidRDefault="00FE2857" w:rsidP="006E0875">
            <w:pPr>
              <w:spacing w:line="276" w:lineRule="auto"/>
              <w:ind w:left="0" w:right="0"/>
              <w:rPr>
                <w:sz w:val="24"/>
                <w:szCs w:val="24"/>
              </w:rPr>
            </w:pPr>
            <w:r>
              <w:rPr>
                <w:sz w:val="24"/>
                <w:szCs w:val="24"/>
              </w:rPr>
              <w:t>Operating Voltage</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68FE562A" w14:textId="77777777" w:rsidR="00FE2857" w:rsidRDefault="00FE2857" w:rsidP="006E0875">
            <w:pPr>
              <w:spacing w:line="276" w:lineRule="auto"/>
              <w:ind w:left="0" w:right="0"/>
              <w:rPr>
                <w:sz w:val="24"/>
                <w:szCs w:val="24"/>
              </w:rPr>
            </w:pPr>
            <w:bookmarkStart w:id="25" w:name="_3goysone54ix" w:colFirst="0" w:colLast="0"/>
            <w:bookmarkEnd w:id="25"/>
            <w:r>
              <w:rPr>
                <w:sz w:val="24"/>
                <w:szCs w:val="24"/>
              </w:rPr>
              <w:t>&lt; 5 V</w:t>
            </w:r>
          </w:p>
        </w:tc>
      </w:tr>
    </w:tbl>
    <w:p w14:paraId="722A0652" w14:textId="77777777" w:rsidR="0021112A" w:rsidRDefault="0021112A" w:rsidP="009A6AED">
      <w:pPr>
        <w:spacing w:line="276" w:lineRule="auto"/>
        <w:ind w:left="0" w:right="0"/>
        <w:rPr>
          <w:sz w:val="24"/>
          <w:szCs w:val="24"/>
        </w:rPr>
      </w:pPr>
    </w:p>
    <w:p w14:paraId="569F88B6" w14:textId="77777777" w:rsidR="0021112A" w:rsidRDefault="0021112A" w:rsidP="00FE2857">
      <w:pPr>
        <w:spacing w:line="276" w:lineRule="auto"/>
        <w:ind w:left="0" w:right="0"/>
        <w:jc w:val="center"/>
        <w:rPr>
          <w:sz w:val="24"/>
          <w:szCs w:val="24"/>
        </w:rPr>
      </w:pPr>
    </w:p>
    <w:p w14:paraId="29E66B31" w14:textId="302B750F" w:rsidR="00FE2857" w:rsidRDefault="00FE2857" w:rsidP="00FE2857">
      <w:pPr>
        <w:spacing w:line="276" w:lineRule="auto"/>
        <w:ind w:left="0" w:right="0"/>
        <w:jc w:val="center"/>
        <w:rPr>
          <w:sz w:val="24"/>
          <w:szCs w:val="24"/>
        </w:rPr>
      </w:pPr>
      <w:r>
        <w:rPr>
          <w:sz w:val="24"/>
          <w:szCs w:val="24"/>
        </w:rPr>
        <w:t xml:space="preserve">Table 3.5 Battery Specifications </w:t>
      </w:r>
      <w:proofErr w:type="gramStart"/>
      <w:r>
        <w:rPr>
          <w:sz w:val="24"/>
          <w:szCs w:val="24"/>
        </w:rPr>
        <w:t>For</w:t>
      </w:r>
      <w:proofErr w:type="gramEnd"/>
      <w:r>
        <w:rPr>
          <w:sz w:val="24"/>
          <w:szCs w:val="24"/>
        </w:rPr>
        <w:t xml:space="preserve"> Ideal Lifecycle</w:t>
      </w:r>
    </w:p>
    <w:p w14:paraId="0E368324" w14:textId="77777777" w:rsidR="00096E39" w:rsidRDefault="00096E39" w:rsidP="00FE2857">
      <w:pPr>
        <w:spacing w:line="276" w:lineRule="auto"/>
        <w:ind w:left="0" w:right="0"/>
        <w:jc w:val="center"/>
        <w:rPr>
          <w:sz w:val="24"/>
          <w:szCs w:val="24"/>
        </w:rPr>
      </w:pPr>
    </w:p>
    <w:tbl>
      <w:tblPr>
        <w:tblStyle w:val="a3"/>
        <w:tblW w:w="8880" w:type="dxa"/>
        <w:jc w:val="center"/>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FE2857" w14:paraId="2FDDE4F0" w14:textId="77777777" w:rsidTr="006E0875">
        <w:trPr>
          <w:trHeight w:val="500"/>
          <w:jc w:val="center"/>
        </w:trPr>
        <w:tc>
          <w:tcPr>
            <w:tcW w:w="444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7AAF2F9" w14:textId="77777777" w:rsidR="00FE2857" w:rsidRDefault="00FE2857" w:rsidP="006E0875">
            <w:pPr>
              <w:spacing w:line="276" w:lineRule="auto"/>
              <w:ind w:left="0" w:right="0"/>
              <w:jc w:val="center"/>
              <w:rPr>
                <w:b/>
                <w:color w:val="FFFFFF"/>
                <w:sz w:val="24"/>
                <w:szCs w:val="24"/>
              </w:rPr>
            </w:pPr>
            <w:r>
              <w:rPr>
                <w:b/>
                <w:color w:val="FFFFFF"/>
                <w:sz w:val="24"/>
                <w:szCs w:val="24"/>
              </w:rPr>
              <w:t>Feature</w:t>
            </w:r>
          </w:p>
        </w:tc>
        <w:tc>
          <w:tcPr>
            <w:tcW w:w="4440"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tcPr>
          <w:p w14:paraId="4437E877" w14:textId="77777777" w:rsidR="00FE2857" w:rsidRDefault="00FE2857" w:rsidP="006E0875">
            <w:pPr>
              <w:spacing w:line="276" w:lineRule="auto"/>
              <w:ind w:left="0" w:right="0"/>
              <w:jc w:val="center"/>
              <w:rPr>
                <w:b/>
                <w:color w:val="FFFFFF"/>
                <w:sz w:val="24"/>
                <w:szCs w:val="24"/>
              </w:rPr>
            </w:pPr>
            <w:r>
              <w:rPr>
                <w:b/>
                <w:color w:val="FFFFFF"/>
                <w:sz w:val="24"/>
                <w:szCs w:val="24"/>
              </w:rPr>
              <w:t>Specification</w:t>
            </w:r>
          </w:p>
        </w:tc>
      </w:tr>
      <w:tr w:rsidR="00FE2857" w14:paraId="0C3B4DF6" w14:textId="77777777" w:rsidTr="006E0875">
        <w:trPr>
          <w:trHeight w:val="500"/>
          <w:jc w:val="center"/>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A49E81" w14:textId="77777777" w:rsidR="00FE2857" w:rsidRDefault="00FE2857" w:rsidP="006E0875">
            <w:pPr>
              <w:spacing w:line="276" w:lineRule="auto"/>
              <w:ind w:left="0" w:right="0"/>
              <w:rPr>
                <w:sz w:val="24"/>
                <w:szCs w:val="24"/>
              </w:rPr>
            </w:pPr>
            <w:r>
              <w:rPr>
                <w:sz w:val="24"/>
                <w:szCs w:val="24"/>
              </w:rPr>
              <w:t>Maximum Power Storage</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3C61BA77" w14:textId="77777777" w:rsidR="00FE2857" w:rsidRDefault="00FE2857" w:rsidP="006E0875">
            <w:pPr>
              <w:spacing w:line="276" w:lineRule="auto"/>
              <w:ind w:left="0" w:right="0"/>
              <w:rPr>
                <w:sz w:val="24"/>
                <w:szCs w:val="24"/>
              </w:rPr>
            </w:pPr>
            <w:r>
              <w:rPr>
                <w:sz w:val="24"/>
                <w:szCs w:val="24"/>
              </w:rPr>
              <w:t xml:space="preserve">1700 </w:t>
            </w:r>
            <w:proofErr w:type="spellStart"/>
            <w:r>
              <w:rPr>
                <w:sz w:val="24"/>
                <w:szCs w:val="24"/>
              </w:rPr>
              <w:t>mAh</w:t>
            </w:r>
            <w:proofErr w:type="spellEnd"/>
            <w:r>
              <w:rPr>
                <w:sz w:val="24"/>
                <w:szCs w:val="24"/>
              </w:rPr>
              <w:t xml:space="preserve"> for 300 to 500 cycles</w:t>
            </w:r>
          </w:p>
        </w:tc>
      </w:tr>
    </w:tbl>
    <w:p w14:paraId="4A3B1C76" w14:textId="77777777" w:rsidR="00FE2857" w:rsidRDefault="00FE2857" w:rsidP="0021112A">
      <w:pPr>
        <w:spacing w:line="276" w:lineRule="auto"/>
        <w:ind w:left="0" w:right="0"/>
        <w:rPr>
          <w:sz w:val="24"/>
          <w:szCs w:val="24"/>
        </w:rPr>
      </w:pPr>
      <w:bookmarkStart w:id="26" w:name="_k63xqn2bd2wz" w:colFirst="0" w:colLast="0"/>
      <w:bookmarkEnd w:id="26"/>
    </w:p>
    <w:p w14:paraId="2D221334" w14:textId="4301F916" w:rsidR="00FE2857" w:rsidRDefault="00FE2857" w:rsidP="00FE2857">
      <w:pPr>
        <w:spacing w:line="276" w:lineRule="auto"/>
        <w:ind w:left="0" w:right="0"/>
        <w:jc w:val="center"/>
        <w:rPr>
          <w:sz w:val="24"/>
          <w:szCs w:val="24"/>
        </w:rPr>
      </w:pPr>
      <w:r>
        <w:rPr>
          <w:sz w:val="24"/>
          <w:szCs w:val="24"/>
        </w:rPr>
        <w:t>Table 3.6 Solar Cell Specifications</w:t>
      </w:r>
    </w:p>
    <w:p w14:paraId="3DBDA9E4" w14:textId="77777777" w:rsidR="00096E39" w:rsidRDefault="00096E39" w:rsidP="00FE2857">
      <w:pPr>
        <w:spacing w:line="276" w:lineRule="auto"/>
        <w:ind w:left="0" w:right="0"/>
        <w:jc w:val="center"/>
        <w:rPr>
          <w:sz w:val="24"/>
          <w:szCs w:val="24"/>
        </w:rPr>
      </w:pPr>
    </w:p>
    <w:tbl>
      <w:tblPr>
        <w:tblStyle w:val="a4"/>
        <w:tblW w:w="8880" w:type="dxa"/>
        <w:jc w:val="center"/>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FE2857" w14:paraId="24F15E94" w14:textId="77777777" w:rsidTr="006E0875">
        <w:trPr>
          <w:trHeight w:val="500"/>
          <w:jc w:val="center"/>
        </w:trPr>
        <w:tc>
          <w:tcPr>
            <w:tcW w:w="444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F4773D5" w14:textId="77777777" w:rsidR="00FE2857" w:rsidRDefault="00FE2857" w:rsidP="006E0875">
            <w:pPr>
              <w:spacing w:line="276" w:lineRule="auto"/>
              <w:ind w:left="0" w:right="0"/>
              <w:jc w:val="center"/>
              <w:rPr>
                <w:b/>
                <w:color w:val="FFFFFF"/>
                <w:sz w:val="24"/>
                <w:szCs w:val="24"/>
              </w:rPr>
            </w:pPr>
            <w:r>
              <w:rPr>
                <w:b/>
                <w:color w:val="FFFFFF"/>
                <w:sz w:val="24"/>
                <w:szCs w:val="24"/>
              </w:rPr>
              <w:t>Feature</w:t>
            </w:r>
          </w:p>
        </w:tc>
        <w:tc>
          <w:tcPr>
            <w:tcW w:w="4440"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tcPr>
          <w:p w14:paraId="43335FDC" w14:textId="77777777" w:rsidR="00FE2857" w:rsidRDefault="00FE2857" w:rsidP="006E0875">
            <w:pPr>
              <w:spacing w:line="276" w:lineRule="auto"/>
              <w:ind w:left="0" w:right="0"/>
              <w:jc w:val="center"/>
              <w:rPr>
                <w:b/>
                <w:color w:val="FFFFFF"/>
                <w:sz w:val="24"/>
                <w:szCs w:val="24"/>
              </w:rPr>
            </w:pPr>
            <w:r>
              <w:rPr>
                <w:b/>
                <w:color w:val="FFFFFF"/>
                <w:sz w:val="24"/>
                <w:szCs w:val="24"/>
              </w:rPr>
              <w:t>Specification</w:t>
            </w:r>
          </w:p>
        </w:tc>
      </w:tr>
      <w:tr w:rsidR="00FE2857" w14:paraId="49E245F9" w14:textId="77777777" w:rsidTr="006E0875">
        <w:trPr>
          <w:trHeight w:val="500"/>
          <w:jc w:val="center"/>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C61D92" w14:textId="77777777" w:rsidR="00FE2857" w:rsidRDefault="00FE2857" w:rsidP="006E0875">
            <w:pPr>
              <w:spacing w:line="276" w:lineRule="auto"/>
              <w:ind w:left="0" w:right="0"/>
              <w:rPr>
                <w:sz w:val="24"/>
                <w:szCs w:val="24"/>
              </w:rPr>
            </w:pPr>
            <w:r>
              <w:rPr>
                <w:sz w:val="24"/>
                <w:szCs w:val="24"/>
              </w:rPr>
              <w:t>Current Generation</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7D6940A7" w14:textId="77777777" w:rsidR="00FE2857" w:rsidRDefault="00FE2857" w:rsidP="006E0875">
            <w:pPr>
              <w:spacing w:line="276" w:lineRule="auto"/>
              <w:ind w:left="0" w:right="0"/>
              <w:rPr>
                <w:sz w:val="24"/>
                <w:szCs w:val="24"/>
              </w:rPr>
            </w:pPr>
            <w:r>
              <w:rPr>
                <w:sz w:val="24"/>
                <w:szCs w:val="24"/>
              </w:rPr>
              <w:t>&lt; 1 A</w:t>
            </w:r>
          </w:p>
        </w:tc>
      </w:tr>
      <w:tr w:rsidR="00FE2857" w14:paraId="33767D6A" w14:textId="77777777" w:rsidTr="006E0875">
        <w:trPr>
          <w:trHeight w:val="500"/>
          <w:jc w:val="center"/>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A32C50" w14:textId="77777777" w:rsidR="00FE2857" w:rsidRDefault="00FE2857" w:rsidP="006E0875">
            <w:pPr>
              <w:spacing w:line="276" w:lineRule="auto"/>
              <w:ind w:left="0" w:right="0"/>
              <w:rPr>
                <w:sz w:val="24"/>
                <w:szCs w:val="24"/>
              </w:rPr>
            </w:pPr>
            <w:r>
              <w:rPr>
                <w:sz w:val="24"/>
                <w:szCs w:val="24"/>
              </w:rPr>
              <w:t>Voltage Generation</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76E7BE25" w14:textId="77777777" w:rsidR="00FE2857" w:rsidRDefault="00FE2857" w:rsidP="006E0875">
            <w:pPr>
              <w:spacing w:line="276" w:lineRule="auto"/>
              <w:ind w:left="0" w:right="0"/>
              <w:rPr>
                <w:sz w:val="24"/>
                <w:szCs w:val="24"/>
              </w:rPr>
            </w:pPr>
            <w:r>
              <w:rPr>
                <w:sz w:val="24"/>
                <w:szCs w:val="24"/>
              </w:rPr>
              <w:t>&lt; 5 V</w:t>
            </w:r>
          </w:p>
        </w:tc>
      </w:tr>
    </w:tbl>
    <w:p w14:paraId="5D83C3FA" w14:textId="77777777" w:rsidR="00FE2857" w:rsidRDefault="00FE2857" w:rsidP="00FE2857">
      <w:pPr>
        <w:spacing w:line="276" w:lineRule="auto"/>
        <w:ind w:left="0" w:right="0"/>
        <w:jc w:val="center"/>
        <w:rPr>
          <w:sz w:val="24"/>
          <w:szCs w:val="24"/>
        </w:rPr>
      </w:pPr>
      <w:bookmarkStart w:id="27" w:name="_jooqrh1ursp4" w:colFirst="0" w:colLast="0"/>
      <w:bookmarkEnd w:id="27"/>
    </w:p>
    <w:p w14:paraId="23023D64" w14:textId="5C26A5F2" w:rsidR="00FE2857" w:rsidRDefault="00FE2857" w:rsidP="00FE2857">
      <w:pPr>
        <w:spacing w:line="276" w:lineRule="auto"/>
        <w:ind w:left="0" w:right="0"/>
        <w:jc w:val="center"/>
        <w:rPr>
          <w:sz w:val="24"/>
          <w:szCs w:val="24"/>
        </w:rPr>
      </w:pPr>
      <w:r>
        <w:rPr>
          <w:sz w:val="24"/>
          <w:szCs w:val="24"/>
        </w:rPr>
        <w:t>Table 3.7 Unit Housing Specifications for Safety and Convenience</w:t>
      </w:r>
    </w:p>
    <w:p w14:paraId="51B90BAE" w14:textId="77777777" w:rsidR="00096E39" w:rsidRDefault="00096E39" w:rsidP="00FE2857">
      <w:pPr>
        <w:spacing w:line="276" w:lineRule="auto"/>
        <w:ind w:left="0" w:right="0"/>
        <w:jc w:val="center"/>
        <w:rPr>
          <w:sz w:val="24"/>
          <w:szCs w:val="24"/>
        </w:rPr>
      </w:pPr>
    </w:p>
    <w:tbl>
      <w:tblPr>
        <w:tblStyle w:val="a5"/>
        <w:tblW w:w="8880" w:type="dxa"/>
        <w:jc w:val="center"/>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FE2857" w14:paraId="0CF1E4B5" w14:textId="77777777" w:rsidTr="006E0875">
        <w:trPr>
          <w:trHeight w:val="500"/>
          <w:jc w:val="center"/>
        </w:trPr>
        <w:tc>
          <w:tcPr>
            <w:tcW w:w="444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7F9EA90" w14:textId="77777777" w:rsidR="00FE2857" w:rsidRDefault="00FE2857" w:rsidP="006E0875">
            <w:pPr>
              <w:spacing w:line="276" w:lineRule="auto"/>
              <w:ind w:left="0" w:right="0"/>
              <w:jc w:val="center"/>
              <w:rPr>
                <w:b/>
                <w:color w:val="FFFFFF"/>
                <w:sz w:val="24"/>
                <w:szCs w:val="24"/>
              </w:rPr>
            </w:pPr>
            <w:r>
              <w:rPr>
                <w:b/>
                <w:color w:val="FFFFFF"/>
                <w:sz w:val="24"/>
                <w:szCs w:val="24"/>
              </w:rPr>
              <w:t>Feature</w:t>
            </w:r>
          </w:p>
        </w:tc>
        <w:tc>
          <w:tcPr>
            <w:tcW w:w="4440"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tcPr>
          <w:p w14:paraId="39A869DC" w14:textId="77777777" w:rsidR="00FE2857" w:rsidRDefault="00FE2857" w:rsidP="006E0875">
            <w:pPr>
              <w:spacing w:line="276" w:lineRule="auto"/>
              <w:ind w:left="0" w:right="0"/>
              <w:jc w:val="center"/>
              <w:rPr>
                <w:b/>
                <w:color w:val="FFFFFF"/>
                <w:sz w:val="24"/>
                <w:szCs w:val="24"/>
              </w:rPr>
            </w:pPr>
            <w:r>
              <w:rPr>
                <w:b/>
                <w:color w:val="FFFFFF"/>
                <w:sz w:val="24"/>
                <w:szCs w:val="24"/>
              </w:rPr>
              <w:t>Specification</w:t>
            </w:r>
          </w:p>
        </w:tc>
      </w:tr>
      <w:tr w:rsidR="00FE2857" w14:paraId="0B90E48C" w14:textId="77777777" w:rsidTr="006E0875">
        <w:trPr>
          <w:trHeight w:val="500"/>
          <w:jc w:val="center"/>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DFA7AE" w14:textId="77777777" w:rsidR="00FE2857" w:rsidRDefault="00FE2857" w:rsidP="006E0875">
            <w:pPr>
              <w:spacing w:line="276" w:lineRule="auto"/>
              <w:ind w:left="0" w:right="0"/>
              <w:rPr>
                <w:sz w:val="24"/>
                <w:szCs w:val="24"/>
              </w:rPr>
            </w:pPr>
            <w:r>
              <w:rPr>
                <w:sz w:val="24"/>
                <w:szCs w:val="24"/>
              </w:rPr>
              <w:t>Minimum Ingress Protection Rating</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3D309354" w14:textId="77777777" w:rsidR="00FE2857" w:rsidRDefault="00FE2857" w:rsidP="006E0875">
            <w:pPr>
              <w:spacing w:line="276" w:lineRule="auto"/>
              <w:ind w:left="0" w:right="0"/>
              <w:rPr>
                <w:sz w:val="24"/>
                <w:szCs w:val="24"/>
              </w:rPr>
            </w:pPr>
            <w:r>
              <w:rPr>
                <w:sz w:val="24"/>
                <w:szCs w:val="24"/>
              </w:rPr>
              <w:t>IP35</w:t>
            </w:r>
          </w:p>
        </w:tc>
      </w:tr>
      <w:tr w:rsidR="00FE2857" w14:paraId="40B8AC11" w14:textId="77777777" w:rsidTr="006E0875">
        <w:trPr>
          <w:trHeight w:val="500"/>
          <w:jc w:val="center"/>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9C78F8" w14:textId="77777777" w:rsidR="00FE2857" w:rsidRDefault="00FE2857" w:rsidP="006E0875">
            <w:pPr>
              <w:spacing w:line="276" w:lineRule="auto"/>
              <w:ind w:left="0" w:right="0"/>
              <w:rPr>
                <w:sz w:val="24"/>
                <w:szCs w:val="24"/>
              </w:rPr>
            </w:pPr>
            <w:r>
              <w:rPr>
                <w:sz w:val="24"/>
                <w:szCs w:val="24"/>
              </w:rPr>
              <w:t>Dimensions</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1DD99F15" w14:textId="0EC2A452" w:rsidR="00FE2857" w:rsidRPr="00096E39" w:rsidRDefault="00096E39" w:rsidP="00096E39">
            <w:pPr>
              <w:spacing w:line="276" w:lineRule="auto"/>
              <w:ind w:left="0" w:right="0"/>
              <w:rPr>
                <w:sz w:val="24"/>
                <w:szCs w:val="24"/>
              </w:rPr>
            </w:pPr>
            <w:bookmarkStart w:id="28" w:name="_gjdgxs" w:colFirst="0" w:colLast="0"/>
            <w:bookmarkEnd w:id="28"/>
            <w:r>
              <w:rPr>
                <w:sz w:val="24"/>
                <w:szCs w:val="24"/>
              </w:rPr>
              <w:t>5” x 3” x 2”</w:t>
            </w:r>
          </w:p>
        </w:tc>
      </w:tr>
    </w:tbl>
    <w:p w14:paraId="48F52CC5" w14:textId="13406C6A" w:rsidR="00FE2857" w:rsidRDefault="00FE2857" w:rsidP="00FE2857">
      <w:pPr>
        <w:pStyle w:val="ListParagraph"/>
        <w:keepLines/>
        <w:pBdr>
          <w:top w:val="nil"/>
          <w:left w:val="nil"/>
          <w:bottom w:val="nil"/>
          <w:right w:val="nil"/>
          <w:between w:val="nil"/>
        </w:pBdr>
        <w:ind w:left="360" w:right="0"/>
        <w:jc w:val="both"/>
        <w:rPr>
          <w:b/>
          <w:sz w:val="28"/>
          <w:szCs w:val="28"/>
        </w:rPr>
      </w:pPr>
    </w:p>
    <w:p w14:paraId="298BCD6A" w14:textId="77777777" w:rsidR="00096E39" w:rsidRPr="00FE2857" w:rsidRDefault="00096E39" w:rsidP="00FE2857">
      <w:pPr>
        <w:pStyle w:val="ListParagraph"/>
        <w:keepLines/>
        <w:pBdr>
          <w:top w:val="nil"/>
          <w:left w:val="nil"/>
          <w:bottom w:val="nil"/>
          <w:right w:val="nil"/>
          <w:between w:val="nil"/>
        </w:pBdr>
        <w:ind w:left="360" w:right="0"/>
        <w:jc w:val="both"/>
        <w:rPr>
          <w:b/>
          <w:sz w:val="28"/>
          <w:szCs w:val="28"/>
        </w:rPr>
      </w:pPr>
    </w:p>
    <w:p w14:paraId="4BBFFA9A" w14:textId="77777777" w:rsidR="00FE2857" w:rsidRPr="00FE2857" w:rsidRDefault="006963A4" w:rsidP="00FE2857">
      <w:pPr>
        <w:pStyle w:val="ListParagraph"/>
        <w:keepLines/>
        <w:numPr>
          <w:ilvl w:val="0"/>
          <w:numId w:val="15"/>
        </w:numPr>
        <w:pBdr>
          <w:top w:val="nil"/>
          <w:left w:val="nil"/>
          <w:bottom w:val="nil"/>
          <w:right w:val="nil"/>
          <w:between w:val="nil"/>
        </w:pBdr>
        <w:ind w:right="0"/>
        <w:jc w:val="both"/>
        <w:rPr>
          <w:b/>
          <w:sz w:val="28"/>
          <w:szCs w:val="28"/>
        </w:rPr>
      </w:pPr>
      <w:r w:rsidRPr="00FE2857">
        <w:rPr>
          <w:b/>
          <w:sz w:val="32"/>
          <w:szCs w:val="32"/>
        </w:rPr>
        <w:lastRenderedPageBreak/>
        <w:t>Design Approach and Details</w:t>
      </w:r>
    </w:p>
    <w:p w14:paraId="43C7F7B9" w14:textId="080539F5" w:rsidR="00FE2857" w:rsidRDefault="00FE2857" w:rsidP="00FE2857">
      <w:pPr>
        <w:pStyle w:val="ListParagraph"/>
        <w:keepLines/>
        <w:numPr>
          <w:ilvl w:val="1"/>
          <w:numId w:val="15"/>
        </w:numPr>
        <w:pBdr>
          <w:top w:val="nil"/>
          <w:left w:val="nil"/>
          <w:bottom w:val="nil"/>
          <w:right w:val="nil"/>
          <w:between w:val="nil"/>
        </w:pBdr>
        <w:ind w:right="0"/>
        <w:jc w:val="both"/>
        <w:rPr>
          <w:b/>
          <w:sz w:val="28"/>
          <w:szCs w:val="28"/>
        </w:rPr>
      </w:pPr>
      <w:r>
        <w:rPr>
          <w:b/>
          <w:sz w:val="28"/>
          <w:szCs w:val="28"/>
        </w:rPr>
        <w:t xml:space="preserve"> </w:t>
      </w:r>
      <w:r w:rsidR="006963A4" w:rsidRPr="00FE2857">
        <w:rPr>
          <w:b/>
          <w:sz w:val="28"/>
          <w:szCs w:val="28"/>
        </w:rPr>
        <w:t>Design Concept Ideation, Constraints, Alternatives, and Tradeoffs</w:t>
      </w:r>
    </w:p>
    <w:p w14:paraId="6C7D7765" w14:textId="77777777" w:rsidR="00FE2857" w:rsidRPr="00FE2857" w:rsidRDefault="00FE2857" w:rsidP="00FE2857">
      <w:pPr>
        <w:pStyle w:val="ListParagraph"/>
        <w:keepLines/>
        <w:pBdr>
          <w:top w:val="nil"/>
          <w:left w:val="nil"/>
          <w:bottom w:val="nil"/>
          <w:right w:val="nil"/>
          <w:between w:val="nil"/>
        </w:pBdr>
        <w:ind w:left="1080" w:right="0"/>
        <w:jc w:val="both"/>
        <w:rPr>
          <w:b/>
          <w:sz w:val="28"/>
          <w:szCs w:val="28"/>
        </w:rPr>
      </w:pPr>
    </w:p>
    <w:p w14:paraId="2E2BD8EC" w14:textId="77777777" w:rsidR="00FE2857" w:rsidRDefault="00FE2857" w:rsidP="00FE2857">
      <w:pPr>
        <w:spacing w:line="480" w:lineRule="auto"/>
        <w:ind w:left="0" w:right="0" w:firstLine="720"/>
        <w:jc w:val="both"/>
        <w:rPr>
          <w:b/>
          <w:sz w:val="24"/>
          <w:szCs w:val="24"/>
        </w:rPr>
      </w:pPr>
      <w:r>
        <w:rPr>
          <w:sz w:val="24"/>
          <w:szCs w:val="24"/>
        </w:rPr>
        <w:t>The smart parking meter solution is composed of a physical add-on to current single-space parking meter models and a connected app. The solution will allow the user to pay from their phone prorated over real-time spent in the parking spot. The solution will navigate the user to the nearest parking spot, re-directing them as spots close and nearer ones open based on traffic. The physical add-on will have the task of wirelessly communicating with the app about the availability of the parking spot.</w:t>
      </w:r>
    </w:p>
    <w:p w14:paraId="632DB3FE" w14:textId="77777777" w:rsidR="00FE2857" w:rsidRDefault="00FE2857" w:rsidP="00FE2857">
      <w:pPr>
        <w:pBdr>
          <w:top w:val="nil"/>
          <w:left w:val="nil"/>
          <w:bottom w:val="nil"/>
          <w:right w:val="nil"/>
          <w:between w:val="nil"/>
        </w:pBdr>
        <w:spacing w:line="480" w:lineRule="auto"/>
        <w:ind w:left="0" w:right="0" w:firstLine="720"/>
        <w:jc w:val="both"/>
        <w:rPr>
          <w:sz w:val="24"/>
          <w:szCs w:val="24"/>
        </w:rPr>
      </w:pPr>
      <w:r>
        <w:rPr>
          <w:sz w:val="24"/>
          <w:szCs w:val="24"/>
        </w:rPr>
        <w:t>In order to meet the desired functionality, the physical add-on will need to provide current single-space parking meter models with additional computational capability. There are multiple options to ascertain the availability of a parking spot: Bluetooth Low Energy (BLE), range-finding sensor, or GPS. BLE would allow the smart parking meter to sense when a user is near by recognizing their phone. However, the trade-off with BLE would be a greater strain on power supply than a range-finding sensor. An alternative would be to have users’ phones track the fixed GPS location of the smart parking meters and, thus, not expend more energy powering peripherals. There are also a couple methods to connect to the internet and communicate necessary information to the app: Wi-Fi or cellular. The tradeoff with cellular is the increase in cost of hardware in comparison to Wi-Fi. The physical add-on will need a microcontroller that can interface with, potentially, a proximity sensor, LCD, and wireless communication module. The LCD is needed to display information to users not using the app.</w:t>
      </w:r>
    </w:p>
    <w:p w14:paraId="6B5F0471" w14:textId="77777777" w:rsidR="00FE2857" w:rsidRDefault="00FE2857" w:rsidP="00FE2857">
      <w:pPr>
        <w:spacing w:line="480" w:lineRule="auto"/>
        <w:ind w:left="0" w:right="0" w:firstLine="720"/>
        <w:jc w:val="both"/>
        <w:rPr>
          <w:sz w:val="24"/>
          <w:szCs w:val="24"/>
        </w:rPr>
      </w:pPr>
      <w:r>
        <w:rPr>
          <w:sz w:val="24"/>
          <w:szCs w:val="24"/>
        </w:rPr>
        <w:t xml:space="preserve">The physical add-on </w:t>
      </w:r>
      <w:proofErr w:type="gramStart"/>
      <w:r>
        <w:rPr>
          <w:sz w:val="24"/>
          <w:szCs w:val="24"/>
        </w:rPr>
        <w:t>needs to operate at all times</w:t>
      </w:r>
      <w:proofErr w:type="gramEnd"/>
      <w:r>
        <w:rPr>
          <w:sz w:val="24"/>
          <w:szCs w:val="24"/>
        </w:rPr>
        <w:t xml:space="preserve"> to realistically be implemented in cities. For operation, the physical add-on needs a consistent power-supply and sturdy casing for protection from weather and vandalism. A realistic design constraint is the power the system will consume while being in a low-power environment. Since the average parking meter is being </w:t>
      </w:r>
      <w:r>
        <w:rPr>
          <w:sz w:val="24"/>
          <w:szCs w:val="24"/>
        </w:rPr>
        <w:lastRenderedPageBreak/>
        <w:t xml:space="preserve">upgraded to an IoT device, new components for IoT functionality will draw more power in addition to the power already drawn from necessary components in the average parking meter. The problem arises when there are more components in the design than </w:t>
      </w:r>
      <w:proofErr w:type="gramStart"/>
      <w:r>
        <w:rPr>
          <w:sz w:val="24"/>
          <w:szCs w:val="24"/>
        </w:rPr>
        <w:t>are able to</w:t>
      </w:r>
      <w:proofErr w:type="gramEnd"/>
      <w:r>
        <w:rPr>
          <w:sz w:val="24"/>
          <w:szCs w:val="24"/>
        </w:rPr>
        <w:t xml:space="preserve"> be reasonably powered or when all of the components are drawing power at all times. A major trade-off will be between complexity and expended power. When more computational aspects are included, the strain on the battery will be higher. In the case of how to power the meter, the supply would come from solar power, rechargeable batteries, and backup replaceable batteries. While the sun would power the parking meter during the day, it could also recharge batteries for operation during nighttime. In case of emergency power need, the backup replaceable batteries would provide power while communicating to the database the emergency.</w:t>
      </w:r>
    </w:p>
    <w:p w14:paraId="373A55D7" w14:textId="77777777" w:rsidR="00FE2857" w:rsidRDefault="00FE2857" w:rsidP="00FE2857">
      <w:pPr>
        <w:spacing w:line="480" w:lineRule="auto"/>
        <w:ind w:left="0" w:right="0" w:firstLine="720"/>
        <w:jc w:val="both"/>
        <w:rPr>
          <w:sz w:val="24"/>
          <w:szCs w:val="24"/>
        </w:rPr>
      </w:pPr>
      <w:r>
        <w:rPr>
          <w:sz w:val="24"/>
          <w:szCs w:val="24"/>
        </w:rPr>
        <w:t xml:space="preserve">Other realistic design constraints are the size and cost of the smart parking meter compared to the average parking meter. If the smart parking meter is bulkier and cannot fit within a shape or space </w:t>
      </w:r>
      <w:proofErr w:type="gramStart"/>
      <w:r>
        <w:rPr>
          <w:sz w:val="24"/>
          <w:szCs w:val="24"/>
        </w:rPr>
        <w:t>similar to</w:t>
      </w:r>
      <w:proofErr w:type="gramEnd"/>
      <w:r>
        <w:rPr>
          <w:sz w:val="24"/>
          <w:szCs w:val="24"/>
        </w:rPr>
        <w:t xml:space="preserve"> average parking meters, then it will be more difficult to transition between the two. If the smart parking meter is significantly more costly than average parking meters and revenue generated for example, then the public sector will have a harder time investing in this technology. Another large trade-off will be between complexity and cost. With more hardware aspects included for necessary functionality, the budget becomes more limited.</w:t>
      </w:r>
    </w:p>
    <w:p w14:paraId="53FBFD6F" w14:textId="77777777" w:rsidR="00FE2857" w:rsidRDefault="00FE2857" w:rsidP="00FE2857">
      <w:pPr>
        <w:pBdr>
          <w:top w:val="nil"/>
          <w:left w:val="nil"/>
          <w:bottom w:val="nil"/>
          <w:right w:val="nil"/>
          <w:between w:val="nil"/>
        </w:pBdr>
        <w:spacing w:line="480" w:lineRule="auto"/>
        <w:ind w:left="0" w:right="0" w:firstLine="720"/>
        <w:jc w:val="both"/>
        <w:rPr>
          <w:sz w:val="24"/>
          <w:szCs w:val="24"/>
        </w:rPr>
      </w:pPr>
      <w:r>
        <w:rPr>
          <w:sz w:val="24"/>
          <w:szCs w:val="24"/>
        </w:rPr>
        <w:t xml:space="preserve">For sustainable communication between the wireless communication module in each parking meter and each user app, there needs to be an online database where the wireless communication module stores information to be read by the app. An optimal database would be Google Firebase since it is ideal, in comparison to MongoDB, for real-time systems and would utilize the latest stored data when offline. An alternative database would be MongoDB, but it is more useful for querying documents. A realistic design constraint is the amount of time communication would take between the wireless communication module in the smart parking </w:t>
      </w:r>
      <w:r>
        <w:rPr>
          <w:sz w:val="24"/>
          <w:szCs w:val="24"/>
        </w:rPr>
        <w:lastRenderedPageBreak/>
        <w:t>meter, database, and app. If the average communication time is longer than a couple of seconds, then, due to its real-time nature, navigation and re-routing would become unstable and too inaccurate to be convenient to the user.</w:t>
      </w:r>
    </w:p>
    <w:p w14:paraId="05366D7C" w14:textId="77777777" w:rsidR="00FE2857" w:rsidRPr="00FE2857" w:rsidRDefault="00FE2857" w:rsidP="00FE2857">
      <w:pPr>
        <w:pBdr>
          <w:top w:val="nil"/>
          <w:left w:val="nil"/>
          <w:bottom w:val="nil"/>
          <w:right w:val="nil"/>
          <w:between w:val="nil"/>
        </w:pBdr>
        <w:spacing w:line="480" w:lineRule="auto"/>
        <w:ind w:left="0" w:right="0" w:firstLine="720"/>
        <w:jc w:val="both"/>
        <w:rPr>
          <w:sz w:val="24"/>
          <w:szCs w:val="24"/>
          <w:highlight w:val="yellow"/>
        </w:rPr>
      </w:pPr>
      <w:r>
        <w:rPr>
          <w:sz w:val="24"/>
          <w:szCs w:val="24"/>
        </w:rPr>
        <w:t xml:space="preserve">In order to accurately navigate users to open parking spots, the app must be integrated with existing map APIs. There are a couple of choices for map APIs: Google Maps, </w:t>
      </w:r>
      <w:proofErr w:type="spellStart"/>
      <w:r>
        <w:rPr>
          <w:sz w:val="24"/>
          <w:szCs w:val="24"/>
        </w:rPr>
        <w:t>Mapbox</w:t>
      </w:r>
      <w:proofErr w:type="spellEnd"/>
      <w:r>
        <w:rPr>
          <w:sz w:val="24"/>
          <w:szCs w:val="24"/>
        </w:rPr>
        <w:t xml:space="preserve">, and </w:t>
      </w:r>
      <w:proofErr w:type="spellStart"/>
      <w:r>
        <w:rPr>
          <w:sz w:val="24"/>
          <w:szCs w:val="24"/>
        </w:rPr>
        <w:t>OpenLayers</w:t>
      </w:r>
      <w:proofErr w:type="spellEnd"/>
      <w:r>
        <w:rPr>
          <w:sz w:val="24"/>
          <w:szCs w:val="24"/>
        </w:rPr>
        <w:t xml:space="preserve">. </w:t>
      </w:r>
      <w:proofErr w:type="spellStart"/>
      <w:r>
        <w:rPr>
          <w:sz w:val="24"/>
          <w:szCs w:val="24"/>
        </w:rPr>
        <w:t>OpenLayers</w:t>
      </w:r>
      <w:proofErr w:type="spellEnd"/>
      <w:r>
        <w:rPr>
          <w:sz w:val="24"/>
          <w:szCs w:val="24"/>
        </w:rPr>
        <w:t xml:space="preserve"> is a free service whereas Google Maps and </w:t>
      </w:r>
      <w:proofErr w:type="spellStart"/>
      <w:r>
        <w:rPr>
          <w:sz w:val="24"/>
          <w:szCs w:val="24"/>
        </w:rPr>
        <w:t>MapBox</w:t>
      </w:r>
      <w:proofErr w:type="spellEnd"/>
      <w:r>
        <w:rPr>
          <w:sz w:val="24"/>
          <w:szCs w:val="24"/>
        </w:rPr>
        <w:t xml:space="preserve"> charge based on number of transactions with the service. However, Google Maps and </w:t>
      </w:r>
      <w:proofErr w:type="spellStart"/>
      <w:r>
        <w:rPr>
          <w:sz w:val="24"/>
          <w:szCs w:val="24"/>
        </w:rPr>
        <w:t>MapBox</w:t>
      </w:r>
      <w:proofErr w:type="spellEnd"/>
      <w:r>
        <w:rPr>
          <w:sz w:val="24"/>
          <w:szCs w:val="24"/>
        </w:rPr>
        <w:t xml:space="preserve"> provide navigation features. Additionally, Google Maps includes traffic tracking as a feature. While navigating the user, the app will update directions based on information it accesses in the online database. In summary, the primary hardware-software interaction in this design will be the communication between the smart parking meter and the app through a database.</w:t>
      </w:r>
    </w:p>
    <w:p w14:paraId="22DA5CEE" w14:textId="72708D73" w:rsidR="00FE2857" w:rsidRDefault="00FE2857" w:rsidP="00FE2857">
      <w:pPr>
        <w:keepLines/>
        <w:pBdr>
          <w:top w:val="nil"/>
          <w:left w:val="nil"/>
          <w:bottom w:val="nil"/>
          <w:right w:val="nil"/>
          <w:between w:val="nil"/>
        </w:pBdr>
        <w:ind w:left="0" w:right="0"/>
        <w:jc w:val="both"/>
        <w:rPr>
          <w:b/>
          <w:sz w:val="28"/>
          <w:szCs w:val="28"/>
        </w:rPr>
      </w:pPr>
    </w:p>
    <w:p w14:paraId="62EF6B50" w14:textId="15F4C3B1" w:rsidR="00096E39" w:rsidRDefault="00096E39" w:rsidP="00FE2857">
      <w:pPr>
        <w:keepLines/>
        <w:pBdr>
          <w:top w:val="nil"/>
          <w:left w:val="nil"/>
          <w:bottom w:val="nil"/>
          <w:right w:val="nil"/>
          <w:between w:val="nil"/>
        </w:pBdr>
        <w:ind w:left="0" w:right="0"/>
        <w:jc w:val="both"/>
        <w:rPr>
          <w:b/>
          <w:sz w:val="28"/>
          <w:szCs w:val="28"/>
        </w:rPr>
      </w:pPr>
    </w:p>
    <w:p w14:paraId="6A0418CB" w14:textId="3A380621" w:rsidR="00096E39" w:rsidRDefault="00096E39" w:rsidP="00FE2857">
      <w:pPr>
        <w:keepLines/>
        <w:pBdr>
          <w:top w:val="nil"/>
          <w:left w:val="nil"/>
          <w:bottom w:val="nil"/>
          <w:right w:val="nil"/>
          <w:between w:val="nil"/>
        </w:pBdr>
        <w:ind w:left="0" w:right="0"/>
        <w:jc w:val="both"/>
        <w:rPr>
          <w:b/>
          <w:sz w:val="28"/>
          <w:szCs w:val="28"/>
        </w:rPr>
      </w:pPr>
    </w:p>
    <w:p w14:paraId="124FE66D" w14:textId="1E478D2F" w:rsidR="00096E39" w:rsidRDefault="00096E39" w:rsidP="00FE2857">
      <w:pPr>
        <w:keepLines/>
        <w:pBdr>
          <w:top w:val="nil"/>
          <w:left w:val="nil"/>
          <w:bottom w:val="nil"/>
          <w:right w:val="nil"/>
          <w:between w:val="nil"/>
        </w:pBdr>
        <w:ind w:left="0" w:right="0"/>
        <w:jc w:val="both"/>
        <w:rPr>
          <w:b/>
          <w:sz w:val="28"/>
          <w:szCs w:val="28"/>
        </w:rPr>
      </w:pPr>
    </w:p>
    <w:p w14:paraId="3A0016A5" w14:textId="3071983A" w:rsidR="00096E39" w:rsidRDefault="00096E39" w:rsidP="00FE2857">
      <w:pPr>
        <w:keepLines/>
        <w:pBdr>
          <w:top w:val="nil"/>
          <w:left w:val="nil"/>
          <w:bottom w:val="nil"/>
          <w:right w:val="nil"/>
          <w:between w:val="nil"/>
        </w:pBdr>
        <w:ind w:left="0" w:right="0"/>
        <w:jc w:val="both"/>
        <w:rPr>
          <w:b/>
          <w:sz w:val="28"/>
          <w:szCs w:val="28"/>
        </w:rPr>
      </w:pPr>
    </w:p>
    <w:p w14:paraId="10E9AC36" w14:textId="6F803D80" w:rsidR="00096E39" w:rsidRDefault="00096E39" w:rsidP="00FE2857">
      <w:pPr>
        <w:keepLines/>
        <w:pBdr>
          <w:top w:val="nil"/>
          <w:left w:val="nil"/>
          <w:bottom w:val="nil"/>
          <w:right w:val="nil"/>
          <w:between w:val="nil"/>
        </w:pBdr>
        <w:ind w:left="0" w:right="0"/>
        <w:jc w:val="both"/>
        <w:rPr>
          <w:b/>
          <w:sz w:val="28"/>
          <w:szCs w:val="28"/>
        </w:rPr>
      </w:pPr>
    </w:p>
    <w:p w14:paraId="25C445F2" w14:textId="75BC24DC" w:rsidR="00096E39" w:rsidRDefault="00096E39" w:rsidP="00FE2857">
      <w:pPr>
        <w:keepLines/>
        <w:pBdr>
          <w:top w:val="nil"/>
          <w:left w:val="nil"/>
          <w:bottom w:val="nil"/>
          <w:right w:val="nil"/>
          <w:between w:val="nil"/>
        </w:pBdr>
        <w:ind w:left="0" w:right="0"/>
        <w:jc w:val="both"/>
        <w:rPr>
          <w:b/>
          <w:sz w:val="28"/>
          <w:szCs w:val="28"/>
        </w:rPr>
      </w:pPr>
    </w:p>
    <w:p w14:paraId="4DDF04DB" w14:textId="7FCA25FD" w:rsidR="00096E39" w:rsidRDefault="00096E39" w:rsidP="00FE2857">
      <w:pPr>
        <w:keepLines/>
        <w:pBdr>
          <w:top w:val="nil"/>
          <w:left w:val="nil"/>
          <w:bottom w:val="nil"/>
          <w:right w:val="nil"/>
          <w:between w:val="nil"/>
        </w:pBdr>
        <w:ind w:left="0" w:right="0"/>
        <w:jc w:val="both"/>
        <w:rPr>
          <w:b/>
          <w:sz w:val="28"/>
          <w:szCs w:val="28"/>
        </w:rPr>
      </w:pPr>
    </w:p>
    <w:p w14:paraId="09205259" w14:textId="3803E87D" w:rsidR="00096E39" w:rsidRDefault="00096E39" w:rsidP="00FE2857">
      <w:pPr>
        <w:keepLines/>
        <w:pBdr>
          <w:top w:val="nil"/>
          <w:left w:val="nil"/>
          <w:bottom w:val="nil"/>
          <w:right w:val="nil"/>
          <w:between w:val="nil"/>
        </w:pBdr>
        <w:ind w:left="0" w:right="0"/>
        <w:jc w:val="both"/>
        <w:rPr>
          <w:b/>
          <w:sz w:val="28"/>
          <w:szCs w:val="28"/>
        </w:rPr>
      </w:pPr>
    </w:p>
    <w:p w14:paraId="08FADA2E" w14:textId="1A90D73A" w:rsidR="00096E39" w:rsidRDefault="00096E39" w:rsidP="00FE2857">
      <w:pPr>
        <w:keepLines/>
        <w:pBdr>
          <w:top w:val="nil"/>
          <w:left w:val="nil"/>
          <w:bottom w:val="nil"/>
          <w:right w:val="nil"/>
          <w:between w:val="nil"/>
        </w:pBdr>
        <w:ind w:left="0" w:right="0"/>
        <w:jc w:val="both"/>
        <w:rPr>
          <w:b/>
          <w:sz w:val="28"/>
          <w:szCs w:val="28"/>
        </w:rPr>
      </w:pPr>
    </w:p>
    <w:p w14:paraId="419D8E9B" w14:textId="5474B589" w:rsidR="00096E39" w:rsidRDefault="00096E39" w:rsidP="00FE2857">
      <w:pPr>
        <w:keepLines/>
        <w:pBdr>
          <w:top w:val="nil"/>
          <w:left w:val="nil"/>
          <w:bottom w:val="nil"/>
          <w:right w:val="nil"/>
          <w:between w:val="nil"/>
        </w:pBdr>
        <w:ind w:left="0" w:right="0"/>
        <w:jc w:val="both"/>
        <w:rPr>
          <w:b/>
          <w:sz w:val="28"/>
          <w:szCs w:val="28"/>
        </w:rPr>
      </w:pPr>
    </w:p>
    <w:p w14:paraId="1C6531D2" w14:textId="71351216" w:rsidR="00096E39" w:rsidRDefault="00096E39" w:rsidP="00FE2857">
      <w:pPr>
        <w:keepLines/>
        <w:pBdr>
          <w:top w:val="nil"/>
          <w:left w:val="nil"/>
          <w:bottom w:val="nil"/>
          <w:right w:val="nil"/>
          <w:between w:val="nil"/>
        </w:pBdr>
        <w:ind w:left="0" w:right="0"/>
        <w:jc w:val="both"/>
        <w:rPr>
          <w:b/>
          <w:sz w:val="28"/>
          <w:szCs w:val="28"/>
        </w:rPr>
      </w:pPr>
    </w:p>
    <w:p w14:paraId="1C03DD2A" w14:textId="5B4861CF" w:rsidR="00096E39" w:rsidRDefault="00096E39" w:rsidP="00FE2857">
      <w:pPr>
        <w:keepLines/>
        <w:pBdr>
          <w:top w:val="nil"/>
          <w:left w:val="nil"/>
          <w:bottom w:val="nil"/>
          <w:right w:val="nil"/>
          <w:between w:val="nil"/>
        </w:pBdr>
        <w:ind w:left="0" w:right="0"/>
        <w:jc w:val="both"/>
        <w:rPr>
          <w:b/>
          <w:sz w:val="28"/>
          <w:szCs w:val="28"/>
        </w:rPr>
      </w:pPr>
    </w:p>
    <w:p w14:paraId="02DD1BF8" w14:textId="77869D6E" w:rsidR="00096E39" w:rsidRDefault="00096E39" w:rsidP="00FE2857">
      <w:pPr>
        <w:keepLines/>
        <w:pBdr>
          <w:top w:val="nil"/>
          <w:left w:val="nil"/>
          <w:bottom w:val="nil"/>
          <w:right w:val="nil"/>
          <w:between w:val="nil"/>
        </w:pBdr>
        <w:ind w:left="0" w:right="0"/>
        <w:jc w:val="both"/>
        <w:rPr>
          <w:b/>
          <w:sz w:val="28"/>
          <w:szCs w:val="28"/>
        </w:rPr>
      </w:pPr>
    </w:p>
    <w:p w14:paraId="025288D7" w14:textId="33585EAC" w:rsidR="00096E39" w:rsidRDefault="00096E39" w:rsidP="00FE2857">
      <w:pPr>
        <w:keepLines/>
        <w:pBdr>
          <w:top w:val="nil"/>
          <w:left w:val="nil"/>
          <w:bottom w:val="nil"/>
          <w:right w:val="nil"/>
          <w:between w:val="nil"/>
        </w:pBdr>
        <w:ind w:left="0" w:right="0"/>
        <w:jc w:val="both"/>
        <w:rPr>
          <w:b/>
          <w:sz w:val="28"/>
          <w:szCs w:val="28"/>
        </w:rPr>
      </w:pPr>
    </w:p>
    <w:p w14:paraId="6034B9A9" w14:textId="61C37CAE" w:rsidR="00096E39" w:rsidRDefault="00096E39" w:rsidP="00FE2857">
      <w:pPr>
        <w:keepLines/>
        <w:pBdr>
          <w:top w:val="nil"/>
          <w:left w:val="nil"/>
          <w:bottom w:val="nil"/>
          <w:right w:val="nil"/>
          <w:between w:val="nil"/>
        </w:pBdr>
        <w:ind w:left="0" w:right="0"/>
        <w:jc w:val="both"/>
        <w:rPr>
          <w:b/>
          <w:sz w:val="28"/>
          <w:szCs w:val="28"/>
        </w:rPr>
      </w:pPr>
    </w:p>
    <w:p w14:paraId="23931BD2" w14:textId="5D9EFD63" w:rsidR="00096E39" w:rsidRDefault="00096E39" w:rsidP="00FE2857">
      <w:pPr>
        <w:keepLines/>
        <w:pBdr>
          <w:top w:val="nil"/>
          <w:left w:val="nil"/>
          <w:bottom w:val="nil"/>
          <w:right w:val="nil"/>
          <w:between w:val="nil"/>
        </w:pBdr>
        <w:ind w:left="0" w:right="0"/>
        <w:jc w:val="both"/>
        <w:rPr>
          <w:b/>
          <w:sz w:val="28"/>
          <w:szCs w:val="28"/>
        </w:rPr>
      </w:pPr>
    </w:p>
    <w:p w14:paraId="376B9E59" w14:textId="36A69EF0" w:rsidR="00096E39" w:rsidRDefault="00096E39" w:rsidP="00FE2857">
      <w:pPr>
        <w:keepLines/>
        <w:pBdr>
          <w:top w:val="nil"/>
          <w:left w:val="nil"/>
          <w:bottom w:val="nil"/>
          <w:right w:val="nil"/>
          <w:between w:val="nil"/>
        </w:pBdr>
        <w:ind w:left="0" w:right="0"/>
        <w:jc w:val="both"/>
        <w:rPr>
          <w:b/>
          <w:sz w:val="28"/>
          <w:szCs w:val="28"/>
        </w:rPr>
      </w:pPr>
    </w:p>
    <w:p w14:paraId="312C3887" w14:textId="088156A2" w:rsidR="00096E39" w:rsidRDefault="00096E39" w:rsidP="00FE2857">
      <w:pPr>
        <w:keepLines/>
        <w:pBdr>
          <w:top w:val="nil"/>
          <w:left w:val="nil"/>
          <w:bottom w:val="nil"/>
          <w:right w:val="nil"/>
          <w:between w:val="nil"/>
        </w:pBdr>
        <w:ind w:left="0" w:right="0"/>
        <w:jc w:val="both"/>
        <w:rPr>
          <w:b/>
          <w:sz w:val="28"/>
          <w:szCs w:val="28"/>
        </w:rPr>
      </w:pPr>
    </w:p>
    <w:p w14:paraId="64E5322E" w14:textId="47C30ACB" w:rsidR="00096E39" w:rsidRDefault="00096E39" w:rsidP="00FE2857">
      <w:pPr>
        <w:keepLines/>
        <w:pBdr>
          <w:top w:val="nil"/>
          <w:left w:val="nil"/>
          <w:bottom w:val="nil"/>
          <w:right w:val="nil"/>
          <w:between w:val="nil"/>
        </w:pBdr>
        <w:ind w:left="0" w:right="0"/>
        <w:jc w:val="both"/>
        <w:rPr>
          <w:b/>
          <w:sz w:val="28"/>
          <w:szCs w:val="28"/>
        </w:rPr>
      </w:pPr>
    </w:p>
    <w:p w14:paraId="2081DFCB" w14:textId="3173449D" w:rsidR="00096E39" w:rsidRDefault="00096E39" w:rsidP="00FE2857">
      <w:pPr>
        <w:keepLines/>
        <w:pBdr>
          <w:top w:val="nil"/>
          <w:left w:val="nil"/>
          <w:bottom w:val="nil"/>
          <w:right w:val="nil"/>
          <w:between w:val="nil"/>
        </w:pBdr>
        <w:ind w:left="0" w:right="0"/>
        <w:jc w:val="both"/>
        <w:rPr>
          <w:b/>
          <w:sz w:val="28"/>
          <w:szCs w:val="28"/>
        </w:rPr>
      </w:pPr>
    </w:p>
    <w:p w14:paraId="2E1C1B05" w14:textId="77777777" w:rsidR="00096E39" w:rsidRPr="00FE2857" w:rsidRDefault="00096E39" w:rsidP="00FE2857">
      <w:pPr>
        <w:keepLines/>
        <w:pBdr>
          <w:top w:val="nil"/>
          <w:left w:val="nil"/>
          <w:bottom w:val="nil"/>
          <w:right w:val="nil"/>
          <w:between w:val="nil"/>
        </w:pBdr>
        <w:ind w:left="0" w:right="0"/>
        <w:jc w:val="both"/>
        <w:rPr>
          <w:b/>
          <w:sz w:val="28"/>
          <w:szCs w:val="28"/>
        </w:rPr>
      </w:pPr>
    </w:p>
    <w:p w14:paraId="43494C09" w14:textId="6DF6DE17" w:rsidR="00D63AA6" w:rsidRDefault="00FE2857" w:rsidP="00D63AA6">
      <w:pPr>
        <w:pStyle w:val="ListParagraph"/>
        <w:keepLines/>
        <w:numPr>
          <w:ilvl w:val="1"/>
          <w:numId w:val="15"/>
        </w:numPr>
        <w:pBdr>
          <w:top w:val="nil"/>
          <w:left w:val="nil"/>
          <w:bottom w:val="nil"/>
          <w:right w:val="nil"/>
          <w:between w:val="nil"/>
        </w:pBdr>
        <w:ind w:left="1080" w:right="0"/>
        <w:jc w:val="both"/>
        <w:rPr>
          <w:b/>
          <w:sz w:val="28"/>
          <w:szCs w:val="28"/>
        </w:rPr>
      </w:pPr>
      <w:r>
        <w:rPr>
          <w:b/>
          <w:sz w:val="28"/>
          <w:szCs w:val="28"/>
        </w:rPr>
        <w:lastRenderedPageBreak/>
        <w:t xml:space="preserve"> </w:t>
      </w:r>
      <w:r w:rsidR="006963A4" w:rsidRPr="00FE2857">
        <w:rPr>
          <w:b/>
          <w:sz w:val="28"/>
          <w:szCs w:val="28"/>
        </w:rPr>
        <w:t>Preliminary Concept Selection and Justification</w:t>
      </w:r>
    </w:p>
    <w:p w14:paraId="392F9B96" w14:textId="77777777" w:rsidR="00096E39" w:rsidRDefault="00096E39" w:rsidP="00D63AA6">
      <w:pPr>
        <w:pBdr>
          <w:top w:val="nil"/>
          <w:left w:val="nil"/>
          <w:bottom w:val="nil"/>
          <w:right w:val="nil"/>
          <w:between w:val="nil"/>
        </w:pBdr>
        <w:ind w:left="0" w:right="0"/>
        <w:jc w:val="center"/>
        <w:rPr>
          <w:b/>
          <w:sz w:val="28"/>
          <w:szCs w:val="28"/>
        </w:rPr>
      </w:pPr>
    </w:p>
    <w:p w14:paraId="7BA52E46" w14:textId="6B6913F5" w:rsidR="00D63AA6" w:rsidRDefault="00D63AA6" w:rsidP="00D63AA6">
      <w:pPr>
        <w:pBdr>
          <w:top w:val="nil"/>
          <w:left w:val="nil"/>
          <w:bottom w:val="nil"/>
          <w:right w:val="nil"/>
          <w:between w:val="nil"/>
        </w:pBdr>
        <w:ind w:left="0" w:right="0"/>
        <w:jc w:val="center"/>
        <w:rPr>
          <w:sz w:val="24"/>
          <w:szCs w:val="24"/>
        </w:rPr>
      </w:pPr>
      <w:r>
        <w:rPr>
          <w:sz w:val="24"/>
          <w:szCs w:val="24"/>
        </w:rPr>
        <w:t>Table 4.2.1 Decision Making Matrix for Optimal Feature Selection</w:t>
      </w:r>
    </w:p>
    <w:p w14:paraId="0AED2626" w14:textId="77777777" w:rsidR="00D63AA6" w:rsidRDefault="00D63AA6" w:rsidP="00D63AA6">
      <w:pPr>
        <w:pBdr>
          <w:top w:val="nil"/>
          <w:left w:val="nil"/>
          <w:bottom w:val="nil"/>
          <w:right w:val="nil"/>
          <w:between w:val="nil"/>
        </w:pBdr>
        <w:ind w:left="0" w:right="0"/>
        <w:jc w:val="both"/>
        <w:rPr>
          <w:sz w:val="24"/>
          <w:szCs w:val="24"/>
        </w:rPr>
      </w:pPr>
    </w:p>
    <w:tbl>
      <w:tblPr>
        <w:tblStyle w:val="a6"/>
        <w:tblW w:w="9940" w:type="dxa"/>
        <w:jc w:val="center"/>
        <w:tblBorders>
          <w:top w:val="nil"/>
          <w:left w:val="nil"/>
          <w:bottom w:val="nil"/>
          <w:right w:val="nil"/>
          <w:insideH w:val="nil"/>
          <w:insideV w:val="nil"/>
        </w:tblBorders>
        <w:tblLayout w:type="fixed"/>
        <w:tblLook w:val="0600" w:firstRow="0" w:lastRow="0" w:firstColumn="0" w:lastColumn="0" w:noHBand="1" w:noVBand="1"/>
      </w:tblPr>
      <w:tblGrid>
        <w:gridCol w:w="1890"/>
        <w:gridCol w:w="990"/>
        <w:gridCol w:w="1438"/>
        <w:gridCol w:w="1438"/>
        <w:gridCol w:w="1438"/>
        <w:gridCol w:w="1438"/>
        <w:gridCol w:w="186"/>
        <w:gridCol w:w="1122"/>
      </w:tblGrid>
      <w:tr w:rsidR="00D63AA6" w14:paraId="05B58632" w14:textId="77777777" w:rsidTr="006E0875">
        <w:trPr>
          <w:trHeight w:val="320"/>
          <w:jc w:val="center"/>
        </w:trPr>
        <w:tc>
          <w:tcPr>
            <w:tcW w:w="18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DD36E0" w14:textId="77777777" w:rsidR="00D63AA6" w:rsidRDefault="00D63AA6" w:rsidP="006E0875">
            <w:pPr>
              <w:widowControl w:val="0"/>
              <w:pBdr>
                <w:top w:val="nil"/>
                <w:left w:val="nil"/>
                <w:bottom w:val="nil"/>
                <w:right w:val="nil"/>
                <w:between w:val="nil"/>
              </w:pBdr>
              <w:spacing w:line="276" w:lineRule="auto"/>
              <w:ind w:left="0" w:right="0"/>
              <w:jc w:val="both"/>
              <w:rPr>
                <w:rFonts w:ascii="Arial" w:eastAsia="Arial" w:hAnsi="Arial" w:cs="Arial"/>
              </w:rPr>
            </w:pPr>
          </w:p>
        </w:tc>
        <w:tc>
          <w:tcPr>
            <w:tcW w:w="6738" w:type="dxa"/>
            <w:gridSpan w:val="5"/>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tcPr>
          <w:p w14:paraId="2F8F1C9F"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Rating Metrics</w:t>
            </w:r>
          </w:p>
        </w:tc>
        <w:tc>
          <w:tcPr>
            <w:tcW w:w="186" w:type="dxa"/>
            <w:tcBorders>
              <w:top w:val="single" w:sz="6" w:space="0" w:color="000000"/>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2049D329" w14:textId="77777777" w:rsidR="00D63AA6" w:rsidRDefault="00D63AA6" w:rsidP="006E0875">
            <w:pPr>
              <w:widowControl w:val="0"/>
              <w:spacing w:line="276" w:lineRule="auto"/>
              <w:ind w:left="0" w:right="0"/>
              <w:jc w:val="both"/>
              <w:rPr>
                <w:rFonts w:ascii="Arial" w:eastAsia="Arial" w:hAnsi="Arial" w:cs="Arial"/>
              </w:rPr>
            </w:pPr>
          </w:p>
        </w:tc>
        <w:tc>
          <w:tcPr>
            <w:tcW w:w="112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B3685BD" w14:textId="77777777" w:rsidR="00D63AA6" w:rsidRDefault="00D63AA6" w:rsidP="006E0875">
            <w:pPr>
              <w:widowControl w:val="0"/>
              <w:spacing w:line="276" w:lineRule="auto"/>
              <w:ind w:left="0" w:right="0"/>
              <w:jc w:val="both"/>
              <w:rPr>
                <w:rFonts w:ascii="Arial" w:eastAsia="Arial" w:hAnsi="Arial" w:cs="Arial"/>
              </w:rPr>
            </w:pPr>
          </w:p>
        </w:tc>
      </w:tr>
      <w:tr w:rsidR="00D63AA6" w14:paraId="7E594352" w14:textId="77777777" w:rsidTr="006E0875">
        <w:trPr>
          <w:trHeight w:val="600"/>
          <w:jc w:val="center"/>
        </w:trPr>
        <w:tc>
          <w:tcPr>
            <w:tcW w:w="18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FE9DA2C"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Concepts</w:t>
            </w:r>
          </w:p>
        </w:tc>
        <w:tc>
          <w:tcPr>
            <w:tcW w:w="9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96391B0"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Cost</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BD9069F"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Software Development</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FDFDB00"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Hardware Development</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9E175A8"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Feasibility</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96B5BAA"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 xml:space="preserve">Improvement </w:t>
            </w:r>
            <w:proofErr w:type="gramStart"/>
            <w:r>
              <w:rPr>
                <w:rFonts w:ascii="Calibri" w:eastAsia="Calibri" w:hAnsi="Calibri" w:cs="Calibri"/>
                <w:sz w:val="22"/>
                <w:szCs w:val="22"/>
              </w:rPr>
              <w:t>To</w:t>
            </w:r>
            <w:proofErr w:type="gramEnd"/>
            <w:r>
              <w:rPr>
                <w:rFonts w:ascii="Calibri" w:eastAsia="Calibri" w:hAnsi="Calibri" w:cs="Calibri"/>
                <w:sz w:val="22"/>
                <w:szCs w:val="22"/>
              </w:rPr>
              <w:t xml:space="preserve"> System</w:t>
            </w:r>
          </w:p>
        </w:tc>
        <w:tc>
          <w:tcPr>
            <w:tcW w:w="186"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16A853FD" w14:textId="77777777" w:rsidR="00D63AA6" w:rsidRDefault="00D63AA6" w:rsidP="006E0875">
            <w:pPr>
              <w:widowControl w:val="0"/>
              <w:spacing w:line="276" w:lineRule="auto"/>
              <w:ind w:left="0" w:right="0"/>
              <w:jc w:val="both"/>
              <w:rPr>
                <w:rFonts w:ascii="Arial" w:eastAsia="Arial" w:hAnsi="Arial" w:cs="Arial"/>
              </w:rPr>
            </w:pPr>
          </w:p>
        </w:tc>
        <w:tc>
          <w:tcPr>
            <w:tcW w:w="112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2AAD279"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Total Rating</w:t>
            </w:r>
          </w:p>
        </w:tc>
      </w:tr>
      <w:tr w:rsidR="00D63AA6" w14:paraId="51A4DA98" w14:textId="77777777" w:rsidTr="006E0875">
        <w:trPr>
          <w:trHeight w:val="600"/>
          <w:jc w:val="center"/>
        </w:trPr>
        <w:tc>
          <w:tcPr>
            <w:tcW w:w="1890" w:type="dxa"/>
            <w:tcBorders>
              <w:top w:val="single" w:sz="6" w:space="0" w:color="CCCCCC"/>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4178990D"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Physical Parking Meter</w:t>
            </w:r>
          </w:p>
        </w:tc>
        <w:tc>
          <w:tcPr>
            <w:tcW w:w="9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A944FBA"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-4</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6C381C4"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0</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55604F6"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0091327"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730AB71"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10</w:t>
            </w:r>
          </w:p>
        </w:tc>
        <w:tc>
          <w:tcPr>
            <w:tcW w:w="186"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712DD395" w14:textId="77777777" w:rsidR="00D63AA6" w:rsidRDefault="00D63AA6" w:rsidP="006E0875">
            <w:pPr>
              <w:widowControl w:val="0"/>
              <w:spacing w:line="276" w:lineRule="auto"/>
              <w:ind w:left="0" w:right="0"/>
              <w:jc w:val="both"/>
              <w:rPr>
                <w:rFonts w:ascii="Arial" w:eastAsia="Arial" w:hAnsi="Arial" w:cs="Arial"/>
              </w:rPr>
            </w:pPr>
          </w:p>
        </w:tc>
        <w:tc>
          <w:tcPr>
            <w:tcW w:w="1121" w:type="dxa"/>
            <w:tcBorders>
              <w:top w:val="single" w:sz="6" w:space="0" w:color="CCCCCC"/>
              <w:left w:val="single" w:sz="6" w:space="0" w:color="CCCCCC"/>
              <w:bottom w:val="single" w:sz="6" w:space="0" w:color="000000"/>
              <w:right w:val="single" w:sz="6" w:space="0" w:color="000000"/>
            </w:tcBorders>
            <w:shd w:val="clear" w:color="auto" w:fill="93C47D"/>
            <w:tcMar>
              <w:top w:w="40" w:type="dxa"/>
              <w:left w:w="40" w:type="dxa"/>
              <w:bottom w:w="40" w:type="dxa"/>
              <w:right w:w="40" w:type="dxa"/>
            </w:tcMar>
            <w:vAlign w:val="bottom"/>
          </w:tcPr>
          <w:p w14:paraId="061AEA8D"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6</w:t>
            </w:r>
          </w:p>
        </w:tc>
      </w:tr>
      <w:tr w:rsidR="00D63AA6" w14:paraId="55449B34" w14:textId="77777777" w:rsidTr="006E0875">
        <w:trPr>
          <w:trHeight w:val="600"/>
          <w:jc w:val="center"/>
        </w:trPr>
        <w:tc>
          <w:tcPr>
            <w:tcW w:w="1890" w:type="dxa"/>
            <w:tcBorders>
              <w:top w:val="single" w:sz="6" w:space="0" w:color="CCCCCC"/>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3C62DBFA"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Visualize Open Parking Spaces</w:t>
            </w:r>
          </w:p>
        </w:tc>
        <w:tc>
          <w:tcPr>
            <w:tcW w:w="9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79DC8BB"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-1</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B2A8FA4"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-4</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AD55B05"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-1</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611C3DB"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29377E8"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8</w:t>
            </w:r>
          </w:p>
        </w:tc>
        <w:tc>
          <w:tcPr>
            <w:tcW w:w="186"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2E6BE6D5" w14:textId="77777777" w:rsidR="00D63AA6" w:rsidRDefault="00D63AA6" w:rsidP="006E0875">
            <w:pPr>
              <w:widowControl w:val="0"/>
              <w:spacing w:line="276" w:lineRule="auto"/>
              <w:ind w:left="0" w:right="0"/>
              <w:jc w:val="both"/>
              <w:rPr>
                <w:rFonts w:ascii="Arial" w:eastAsia="Arial" w:hAnsi="Arial" w:cs="Arial"/>
              </w:rPr>
            </w:pPr>
          </w:p>
        </w:tc>
        <w:tc>
          <w:tcPr>
            <w:tcW w:w="1121" w:type="dxa"/>
            <w:tcBorders>
              <w:top w:val="single" w:sz="6" w:space="0" w:color="CCCCCC"/>
              <w:left w:val="single" w:sz="6" w:space="0" w:color="CCCCCC"/>
              <w:bottom w:val="single" w:sz="6" w:space="0" w:color="000000"/>
              <w:right w:val="single" w:sz="6" w:space="0" w:color="000000"/>
            </w:tcBorders>
            <w:shd w:val="clear" w:color="auto" w:fill="93C47D"/>
            <w:tcMar>
              <w:top w:w="40" w:type="dxa"/>
              <w:left w:w="40" w:type="dxa"/>
              <w:bottom w:w="40" w:type="dxa"/>
              <w:right w:w="40" w:type="dxa"/>
            </w:tcMar>
            <w:vAlign w:val="bottom"/>
          </w:tcPr>
          <w:p w14:paraId="7C835443"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7</w:t>
            </w:r>
          </w:p>
        </w:tc>
      </w:tr>
      <w:tr w:rsidR="00D63AA6" w14:paraId="2C8D72E5" w14:textId="77777777" w:rsidTr="006E0875">
        <w:trPr>
          <w:trHeight w:val="600"/>
          <w:jc w:val="center"/>
        </w:trPr>
        <w:tc>
          <w:tcPr>
            <w:tcW w:w="1890" w:type="dxa"/>
            <w:tcBorders>
              <w:top w:val="single" w:sz="6" w:space="0" w:color="CCCCCC"/>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bottom"/>
          </w:tcPr>
          <w:p w14:paraId="44030650"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Physical Arm to Reserve Spot</w:t>
            </w:r>
          </w:p>
        </w:tc>
        <w:tc>
          <w:tcPr>
            <w:tcW w:w="9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315FE88"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-4</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DD28E95"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-2</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1B4C88A"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-7</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F7E2AE1"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2</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63FBDEC"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86"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1665EBD1" w14:textId="77777777" w:rsidR="00D63AA6" w:rsidRDefault="00D63AA6" w:rsidP="006E0875">
            <w:pPr>
              <w:widowControl w:val="0"/>
              <w:spacing w:line="276" w:lineRule="auto"/>
              <w:ind w:left="0" w:right="0"/>
              <w:jc w:val="both"/>
              <w:rPr>
                <w:rFonts w:ascii="Arial" w:eastAsia="Arial" w:hAnsi="Arial" w:cs="Arial"/>
              </w:rPr>
            </w:pPr>
          </w:p>
        </w:tc>
        <w:tc>
          <w:tcPr>
            <w:tcW w:w="1121" w:type="dxa"/>
            <w:tcBorders>
              <w:top w:val="single" w:sz="6" w:space="0" w:color="CCCCCC"/>
              <w:left w:val="single" w:sz="6" w:space="0" w:color="CCCCCC"/>
              <w:bottom w:val="single" w:sz="6" w:space="0" w:color="000000"/>
              <w:right w:val="single" w:sz="6" w:space="0" w:color="000000"/>
            </w:tcBorders>
            <w:shd w:val="clear" w:color="auto" w:fill="E06666"/>
            <w:tcMar>
              <w:top w:w="40" w:type="dxa"/>
              <w:left w:w="40" w:type="dxa"/>
              <w:bottom w:w="40" w:type="dxa"/>
              <w:right w:w="40" w:type="dxa"/>
            </w:tcMar>
            <w:vAlign w:val="bottom"/>
          </w:tcPr>
          <w:p w14:paraId="5F1465AC"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-6</w:t>
            </w:r>
          </w:p>
        </w:tc>
      </w:tr>
      <w:tr w:rsidR="00D63AA6" w14:paraId="7E259113" w14:textId="77777777" w:rsidTr="006E0875">
        <w:trPr>
          <w:jc w:val="center"/>
        </w:trPr>
        <w:tc>
          <w:tcPr>
            <w:tcW w:w="1890" w:type="dxa"/>
            <w:tcBorders>
              <w:top w:val="single" w:sz="6" w:space="0" w:color="CCCCCC"/>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497D74E3"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Navigation to Open Spot</w:t>
            </w:r>
          </w:p>
        </w:tc>
        <w:tc>
          <w:tcPr>
            <w:tcW w:w="9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CF9FD0E"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-1</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D6E050F"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-4</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0C4FDC6"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0</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04848ED"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022AE8D"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86"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6D8F13D6" w14:textId="77777777" w:rsidR="00D63AA6" w:rsidRDefault="00D63AA6" w:rsidP="006E0875">
            <w:pPr>
              <w:widowControl w:val="0"/>
              <w:spacing w:line="276" w:lineRule="auto"/>
              <w:ind w:left="0" w:right="0"/>
              <w:jc w:val="both"/>
              <w:rPr>
                <w:rFonts w:ascii="Arial" w:eastAsia="Arial" w:hAnsi="Arial" w:cs="Arial"/>
              </w:rPr>
            </w:pPr>
          </w:p>
        </w:tc>
        <w:tc>
          <w:tcPr>
            <w:tcW w:w="1121" w:type="dxa"/>
            <w:tcBorders>
              <w:top w:val="single" w:sz="6" w:space="0" w:color="CCCCCC"/>
              <w:left w:val="single" w:sz="6" w:space="0" w:color="CCCCCC"/>
              <w:bottom w:val="single" w:sz="6" w:space="0" w:color="000000"/>
              <w:right w:val="single" w:sz="6" w:space="0" w:color="000000"/>
            </w:tcBorders>
            <w:shd w:val="clear" w:color="auto" w:fill="93C47D"/>
            <w:tcMar>
              <w:top w:w="40" w:type="dxa"/>
              <w:left w:w="40" w:type="dxa"/>
              <w:bottom w:w="40" w:type="dxa"/>
              <w:right w:w="40" w:type="dxa"/>
            </w:tcMar>
            <w:vAlign w:val="bottom"/>
          </w:tcPr>
          <w:p w14:paraId="24F8F6EC"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r>
      <w:tr w:rsidR="00D63AA6" w14:paraId="6F164F0D" w14:textId="77777777" w:rsidTr="006E0875">
        <w:trPr>
          <w:trHeight w:val="600"/>
          <w:jc w:val="center"/>
        </w:trPr>
        <w:tc>
          <w:tcPr>
            <w:tcW w:w="1890" w:type="dxa"/>
            <w:tcBorders>
              <w:top w:val="single" w:sz="6" w:space="0" w:color="CCCCCC"/>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023B81D6"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Sensor to Check if Spot is Open</w:t>
            </w:r>
          </w:p>
        </w:tc>
        <w:tc>
          <w:tcPr>
            <w:tcW w:w="9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FF0B301"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-1</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00FF30D"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-2</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EEC015B"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-2</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EFCCC69"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33AB581"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6</w:t>
            </w:r>
          </w:p>
        </w:tc>
        <w:tc>
          <w:tcPr>
            <w:tcW w:w="186"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0E51FC25" w14:textId="77777777" w:rsidR="00D63AA6" w:rsidRDefault="00D63AA6" w:rsidP="006E0875">
            <w:pPr>
              <w:widowControl w:val="0"/>
              <w:spacing w:line="276" w:lineRule="auto"/>
              <w:ind w:left="0" w:right="0"/>
              <w:jc w:val="both"/>
              <w:rPr>
                <w:rFonts w:ascii="Arial" w:eastAsia="Arial" w:hAnsi="Arial" w:cs="Arial"/>
              </w:rPr>
            </w:pPr>
          </w:p>
        </w:tc>
        <w:tc>
          <w:tcPr>
            <w:tcW w:w="1121" w:type="dxa"/>
            <w:tcBorders>
              <w:top w:val="single" w:sz="6" w:space="0" w:color="CCCCCC"/>
              <w:left w:val="single" w:sz="6" w:space="0" w:color="CCCCCC"/>
              <w:bottom w:val="single" w:sz="6" w:space="0" w:color="000000"/>
              <w:right w:val="single" w:sz="6" w:space="0" w:color="000000"/>
            </w:tcBorders>
            <w:shd w:val="clear" w:color="auto" w:fill="93C47D"/>
            <w:tcMar>
              <w:top w:w="40" w:type="dxa"/>
              <w:left w:w="40" w:type="dxa"/>
              <w:bottom w:w="40" w:type="dxa"/>
              <w:right w:w="40" w:type="dxa"/>
            </w:tcMar>
            <w:vAlign w:val="bottom"/>
          </w:tcPr>
          <w:p w14:paraId="7A42C897"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6</w:t>
            </w:r>
          </w:p>
        </w:tc>
      </w:tr>
      <w:tr w:rsidR="00D63AA6" w14:paraId="056261D5" w14:textId="77777777" w:rsidTr="006E0875">
        <w:trPr>
          <w:trHeight w:val="340"/>
          <w:jc w:val="center"/>
        </w:trPr>
        <w:tc>
          <w:tcPr>
            <w:tcW w:w="1890" w:type="dxa"/>
            <w:tcBorders>
              <w:top w:val="single" w:sz="6" w:space="0" w:color="CCCCCC"/>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bottom"/>
          </w:tcPr>
          <w:p w14:paraId="45E38BDA"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Bluetooth Communication Between Meters</w:t>
            </w:r>
          </w:p>
        </w:tc>
        <w:tc>
          <w:tcPr>
            <w:tcW w:w="9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578F3DA"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-2</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C2FBAE0"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-4</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E21048E"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-3</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3B8ABFB"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3</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EAA8158"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86"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7E30D98B" w14:textId="77777777" w:rsidR="00D63AA6" w:rsidRDefault="00D63AA6" w:rsidP="006E0875">
            <w:pPr>
              <w:widowControl w:val="0"/>
              <w:spacing w:line="276" w:lineRule="auto"/>
              <w:ind w:left="0" w:right="0"/>
              <w:jc w:val="both"/>
              <w:rPr>
                <w:rFonts w:ascii="Arial" w:eastAsia="Arial" w:hAnsi="Arial" w:cs="Arial"/>
              </w:rPr>
            </w:pPr>
          </w:p>
        </w:tc>
        <w:tc>
          <w:tcPr>
            <w:tcW w:w="1121" w:type="dxa"/>
            <w:tcBorders>
              <w:top w:val="single" w:sz="6" w:space="0" w:color="CCCCCC"/>
              <w:left w:val="single" w:sz="6" w:space="0" w:color="CCCCCC"/>
              <w:bottom w:val="single" w:sz="6" w:space="0" w:color="000000"/>
              <w:right w:val="single" w:sz="6" w:space="0" w:color="000000"/>
            </w:tcBorders>
            <w:shd w:val="clear" w:color="auto" w:fill="E06666"/>
            <w:tcMar>
              <w:top w:w="40" w:type="dxa"/>
              <w:left w:w="40" w:type="dxa"/>
              <w:bottom w:w="40" w:type="dxa"/>
              <w:right w:w="40" w:type="dxa"/>
            </w:tcMar>
            <w:vAlign w:val="bottom"/>
          </w:tcPr>
          <w:p w14:paraId="33169BC3"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-1</w:t>
            </w:r>
          </w:p>
        </w:tc>
      </w:tr>
      <w:tr w:rsidR="00D63AA6" w14:paraId="3A7CA6D4" w14:textId="77777777" w:rsidTr="006E0875">
        <w:trPr>
          <w:jc w:val="center"/>
        </w:trPr>
        <w:tc>
          <w:tcPr>
            <w:tcW w:w="1890" w:type="dxa"/>
            <w:tcBorders>
              <w:top w:val="single" w:sz="6" w:space="0" w:color="CCCCCC"/>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2A4FE1A0"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Wi-Fi Communication for each meter</w:t>
            </w:r>
          </w:p>
        </w:tc>
        <w:tc>
          <w:tcPr>
            <w:tcW w:w="9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58F8845"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-3</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E6BB467"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-3</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4F4BE7F"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-2</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C3CB0FB"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F5E526A"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6</w:t>
            </w:r>
          </w:p>
        </w:tc>
        <w:tc>
          <w:tcPr>
            <w:tcW w:w="186"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608CA66A" w14:textId="77777777" w:rsidR="00D63AA6" w:rsidRDefault="00D63AA6" w:rsidP="006E0875">
            <w:pPr>
              <w:widowControl w:val="0"/>
              <w:spacing w:line="276" w:lineRule="auto"/>
              <w:ind w:left="0" w:right="0"/>
              <w:jc w:val="both"/>
              <w:rPr>
                <w:rFonts w:ascii="Arial" w:eastAsia="Arial" w:hAnsi="Arial" w:cs="Arial"/>
              </w:rPr>
            </w:pPr>
          </w:p>
        </w:tc>
        <w:tc>
          <w:tcPr>
            <w:tcW w:w="1121" w:type="dxa"/>
            <w:tcBorders>
              <w:top w:val="single" w:sz="6" w:space="0" w:color="CCCCCC"/>
              <w:left w:val="single" w:sz="6" w:space="0" w:color="CCCCCC"/>
              <w:bottom w:val="single" w:sz="6" w:space="0" w:color="000000"/>
              <w:right w:val="single" w:sz="6" w:space="0" w:color="000000"/>
            </w:tcBorders>
            <w:shd w:val="clear" w:color="auto" w:fill="93C47D"/>
            <w:tcMar>
              <w:top w:w="40" w:type="dxa"/>
              <w:left w:w="40" w:type="dxa"/>
              <w:bottom w:w="40" w:type="dxa"/>
              <w:right w:w="40" w:type="dxa"/>
            </w:tcMar>
            <w:vAlign w:val="bottom"/>
          </w:tcPr>
          <w:p w14:paraId="0ED91EBB"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3</w:t>
            </w:r>
          </w:p>
        </w:tc>
      </w:tr>
      <w:tr w:rsidR="00D63AA6" w14:paraId="702344BF" w14:textId="77777777" w:rsidTr="006E0875">
        <w:trPr>
          <w:trHeight w:val="600"/>
          <w:jc w:val="center"/>
        </w:trPr>
        <w:tc>
          <w:tcPr>
            <w:tcW w:w="1890" w:type="dxa"/>
            <w:tcBorders>
              <w:top w:val="single" w:sz="6" w:space="0" w:color="CCCCCC"/>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5B18E403"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Solar Power to Power System</w:t>
            </w:r>
          </w:p>
        </w:tc>
        <w:tc>
          <w:tcPr>
            <w:tcW w:w="9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4F02E7D"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-4</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D3464B9"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0</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E08FBF4"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9B6851A"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A1CF888"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86"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04775B31" w14:textId="77777777" w:rsidR="00D63AA6" w:rsidRDefault="00D63AA6" w:rsidP="006E0875">
            <w:pPr>
              <w:widowControl w:val="0"/>
              <w:spacing w:line="276" w:lineRule="auto"/>
              <w:ind w:left="0" w:right="0"/>
              <w:jc w:val="both"/>
              <w:rPr>
                <w:rFonts w:ascii="Arial" w:eastAsia="Arial" w:hAnsi="Arial" w:cs="Arial"/>
              </w:rPr>
            </w:pPr>
          </w:p>
        </w:tc>
        <w:tc>
          <w:tcPr>
            <w:tcW w:w="1121" w:type="dxa"/>
            <w:tcBorders>
              <w:top w:val="single" w:sz="6" w:space="0" w:color="CCCCCC"/>
              <w:left w:val="single" w:sz="6" w:space="0" w:color="CCCCCC"/>
              <w:bottom w:val="single" w:sz="6" w:space="0" w:color="000000"/>
              <w:right w:val="single" w:sz="6" w:space="0" w:color="000000"/>
            </w:tcBorders>
            <w:shd w:val="clear" w:color="auto" w:fill="93C47D"/>
            <w:tcMar>
              <w:top w:w="40" w:type="dxa"/>
              <w:left w:w="40" w:type="dxa"/>
              <w:bottom w:w="40" w:type="dxa"/>
              <w:right w:w="40" w:type="dxa"/>
            </w:tcMar>
            <w:vAlign w:val="bottom"/>
          </w:tcPr>
          <w:p w14:paraId="71F21BD9"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1</w:t>
            </w:r>
          </w:p>
        </w:tc>
      </w:tr>
      <w:tr w:rsidR="00D63AA6" w14:paraId="75117D06" w14:textId="77777777" w:rsidTr="006E0875">
        <w:trPr>
          <w:trHeight w:val="600"/>
          <w:jc w:val="center"/>
        </w:trPr>
        <w:tc>
          <w:tcPr>
            <w:tcW w:w="1890" w:type="dxa"/>
            <w:tcBorders>
              <w:top w:val="single" w:sz="6" w:space="0" w:color="CCCCCC"/>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bottom"/>
          </w:tcPr>
          <w:p w14:paraId="14114967"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Power Grid to Power System</w:t>
            </w:r>
          </w:p>
        </w:tc>
        <w:tc>
          <w:tcPr>
            <w:tcW w:w="9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639AB30"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-10</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D69482D"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0</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B02A403"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-10</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F5AF3BC"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1</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F455BD2"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6</w:t>
            </w:r>
          </w:p>
        </w:tc>
        <w:tc>
          <w:tcPr>
            <w:tcW w:w="186"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62E07009" w14:textId="77777777" w:rsidR="00D63AA6" w:rsidRDefault="00D63AA6" w:rsidP="006E0875">
            <w:pPr>
              <w:widowControl w:val="0"/>
              <w:spacing w:line="276" w:lineRule="auto"/>
              <w:ind w:left="0" w:right="0"/>
              <w:jc w:val="both"/>
              <w:rPr>
                <w:rFonts w:ascii="Arial" w:eastAsia="Arial" w:hAnsi="Arial" w:cs="Arial"/>
              </w:rPr>
            </w:pPr>
          </w:p>
        </w:tc>
        <w:tc>
          <w:tcPr>
            <w:tcW w:w="1121" w:type="dxa"/>
            <w:tcBorders>
              <w:top w:val="single" w:sz="6" w:space="0" w:color="CCCCCC"/>
              <w:left w:val="single" w:sz="6" w:space="0" w:color="CCCCCC"/>
              <w:bottom w:val="single" w:sz="6" w:space="0" w:color="000000"/>
              <w:right w:val="single" w:sz="6" w:space="0" w:color="000000"/>
            </w:tcBorders>
            <w:shd w:val="clear" w:color="auto" w:fill="E06666"/>
            <w:tcMar>
              <w:top w:w="40" w:type="dxa"/>
              <w:left w:w="40" w:type="dxa"/>
              <w:bottom w:w="40" w:type="dxa"/>
              <w:right w:w="40" w:type="dxa"/>
            </w:tcMar>
            <w:vAlign w:val="bottom"/>
          </w:tcPr>
          <w:p w14:paraId="573706EC"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-13</w:t>
            </w:r>
          </w:p>
        </w:tc>
      </w:tr>
      <w:tr w:rsidR="00D63AA6" w14:paraId="4A194E30" w14:textId="77777777" w:rsidTr="006E0875">
        <w:trPr>
          <w:jc w:val="center"/>
        </w:trPr>
        <w:tc>
          <w:tcPr>
            <w:tcW w:w="1890" w:type="dxa"/>
            <w:tcBorders>
              <w:top w:val="single" w:sz="6" w:space="0" w:color="CCCCCC"/>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3AF64199"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Replaceable Batteries to Power System</w:t>
            </w:r>
          </w:p>
        </w:tc>
        <w:tc>
          <w:tcPr>
            <w:tcW w:w="9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43F4C26"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-3</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B58FECE"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0</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341D1A"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-4</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A4D1003"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4</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96C2B51"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86"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35C69DB0" w14:textId="77777777" w:rsidR="00D63AA6" w:rsidRDefault="00D63AA6" w:rsidP="006E0875">
            <w:pPr>
              <w:widowControl w:val="0"/>
              <w:spacing w:line="276" w:lineRule="auto"/>
              <w:ind w:left="0" w:right="0"/>
              <w:jc w:val="both"/>
              <w:rPr>
                <w:rFonts w:ascii="Arial" w:eastAsia="Arial" w:hAnsi="Arial" w:cs="Arial"/>
              </w:rPr>
            </w:pPr>
          </w:p>
        </w:tc>
        <w:tc>
          <w:tcPr>
            <w:tcW w:w="1121" w:type="dxa"/>
            <w:tcBorders>
              <w:top w:val="single" w:sz="6" w:space="0" w:color="CCCCCC"/>
              <w:left w:val="single" w:sz="6" w:space="0" w:color="CCCCCC"/>
              <w:bottom w:val="single" w:sz="6" w:space="0" w:color="000000"/>
              <w:right w:val="single" w:sz="6" w:space="0" w:color="000000"/>
            </w:tcBorders>
            <w:shd w:val="clear" w:color="auto" w:fill="93C47D"/>
            <w:tcMar>
              <w:top w:w="40" w:type="dxa"/>
              <w:left w:w="40" w:type="dxa"/>
              <w:bottom w:w="40" w:type="dxa"/>
              <w:right w:w="40" w:type="dxa"/>
            </w:tcMar>
            <w:vAlign w:val="bottom"/>
          </w:tcPr>
          <w:p w14:paraId="1F9C4BEC"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2</w:t>
            </w:r>
          </w:p>
        </w:tc>
      </w:tr>
      <w:tr w:rsidR="00D63AA6" w14:paraId="0524411E" w14:textId="77777777" w:rsidTr="006E0875">
        <w:trPr>
          <w:jc w:val="center"/>
        </w:trPr>
        <w:tc>
          <w:tcPr>
            <w:tcW w:w="1890" w:type="dxa"/>
            <w:tcBorders>
              <w:top w:val="single" w:sz="6" w:space="0" w:color="CCCCCC"/>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47D95CC8"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Pay Through App</w:t>
            </w:r>
          </w:p>
        </w:tc>
        <w:tc>
          <w:tcPr>
            <w:tcW w:w="9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8C93A39"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-1</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ACB872E"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-3</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D0DCDE5"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0</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5A0B065"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4</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09BE33E"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86"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17697F1E" w14:textId="77777777" w:rsidR="00D63AA6" w:rsidRDefault="00D63AA6" w:rsidP="006E0875">
            <w:pPr>
              <w:widowControl w:val="0"/>
              <w:spacing w:line="276" w:lineRule="auto"/>
              <w:ind w:left="0" w:right="0"/>
              <w:jc w:val="both"/>
              <w:rPr>
                <w:rFonts w:ascii="Arial" w:eastAsia="Arial" w:hAnsi="Arial" w:cs="Arial"/>
              </w:rPr>
            </w:pPr>
          </w:p>
        </w:tc>
        <w:tc>
          <w:tcPr>
            <w:tcW w:w="1121" w:type="dxa"/>
            <w:tcBorders>
              <w:top w:val="single" w:sz="6" w:space="0" w:color="CCCCCC"/>
              <w:left w:val="single" w:sz="6" w:space="0" w:color="CCCCCC"/>
              <w:bottom w:val="single" w:sz="6" w:space="0" w:color="000000"/>
              <w:right w:val="single" w:sz="6" w:space="0" w:color="000000"/>
            </w:tcBorders>
            <w:shd w:val="clear" w:color="auto" w:fill="93C47D"/>
            <w:tcMar>
              <w:top w:w="40" w:type="dxa"/>
              <w:left w:w="40" w:type="dxa"/>
              <w:bottom w:w="40" w:type="dxa"/>
              <w:right w:w="40" w:type="dxa"/>
            </w:tcMar>
            <w:vAlign w:val="bottom"/>
          </w:tcPr>
          <w:p w14:paraId="453E6136"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r>
      <w:tr w:rsidR="00D63AA6" w14:paraId="70EF5E2E" w14:textId="77777777" w:rsidTr="006E0875">
        <w:trPr>
          <w:jc w:val="center"/>
        </w:trPr>
        <w:tc>
          <w:tcPr>
            <w:tcW w:w="1890" w:type="dxa"/>
            <w:tcBorders>
              <w:top w:val="single" w:sz="6" w:space="0" w:color="CCCCCC"/>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bottom"/>
          </w:tcPr>
          <w:p w14:paraId="5AE2CFF9"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Pay Through Meter</w:t>
            </w:r>
          </w:p>
        </w:tc>
        <w:tc>
          <w:tcPr>
            <w:tcW w:w="9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A516683"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-4</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FD68E60"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-1</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520CA19"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5F5F706"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2</w:t>
            </w:r>
          </w:p>
        </w:tc>
        <w:tc>
          <w:tcPr>
            <w:tcW w:w="143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8128822"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5</w:t>
            </w:r>
          </w:p>
        </w:tc>
        <w:tc>
          <w:tcPr>
            <w:tcW w:w="186"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69FD49DB" w14:textId="77777777" w:rsidR="00D63AA6" w:rsidRDefault="00D63AA6" w:rsidP="006E0875">
            <w:pPr>
              <w:widowControl w:val="0"/>
              <w:spacing w:line="276" w:lineRule="auto"/>
              <w:ind w:left="0" w:right="0"/>
              <w:jc w:val="both"/>
              <w:rPr>
                <w:rFonts w:ascii="Arial" w:eastAsia="Arial" w:hAnsi="Arial" w:cs="Arial"/>
              </w:rPr>
            </w:pPr>
          </w:p>
        </w:tc>
        <w:tc>
          <w:tcPr>
            <w:tcW w:w="1121" w:type="dxa"/>
            <w:tcBorders>
              <w:top w:val="single" w:sz="6" w:space="0" w:color="CCCCCC"/>
              <w:left w:val="single" w:sz="6" w:space="0" w:color="CCCCCC"/>
              <w:bottom w:val="single" w:sz="6" w:space="0" w:color="000000"/>
              <w:right w:val="single" w:sz="6" w:space="0" w:color="000000"/>
            </w:tcBorders>
            <w:shd w:val="clear" w:color="auto" w:fill="E06666"/>
            <w:tcMar>
              <w:top w:w="40" w:type="dxa"/>
              <w:left w:w="40" w:type="dxa"/>
              <w:bottom w:w="40" w:type="dxa"/>
              <w:right w:w="40" w:type="dxa"/>
            </w:tcMar>
            <w:vAlign w:val="bottom"/>
          </w:tcPr>
          <w:p w14:paraId="350737AB" w14:textId="77777777" w:rsidR="00D63AA6" w:rsidRDefault="00D63AA6" w:rsidP="006E0875">
            <w:pPr>
              <w:widowControl w:val="0"/>
              <w:spacing w:line="276" w:lineRule="auto"/>
              <w:ind w:left="0" w:right="0"/>
              <w:jc w:val="both"/>
              <w:rPr>
                <w:rFonts w:ascii="Arial" w:eastAsia="Arial" w:hAnsi="Arial" w:cs="Arial"/>
              </w:rPr>
            </w:pPr>
            <w:r>
              <w:rPr>
                <w:rFonts w:ascii="Calibri" w:eastAsia="Calibri" w:hAnsi="Calibri" w:cs="Calibri"/>
                <w:sz w:val="22"/>
                <w:szCs w:val="22"/>
              </w:rPr>
              <w:t>-3</w:t>
            </w:r>
          </w:p>
        </w:tc>
      </w:tr>
    </w:tbl>
    <w:p w14:paraId="29FCFA5B" w14:textId="77777777" w:rsidR="00D63AA6" w:rsidRDefault="00D63AA6" w:rsidP="00D63AA6">
      <w:pPr>
        <w:pBdr>
          <w:top w:val="nil"/>
          <w:left w:val="nil"/>
          <w:bottom w:val="nil"/>
          <w:right w:val="nil"/>
          <w:between w:val="nil"/>
        </w:pBdr>
        <w:ind w:left="0" w:right="0"/>
        <w:jc w:val="both"/>
        <w:rPr>
          <w:sz w:val="24"/>
          <w:szCs w:val="24"/>
        </w:rPr>
      </w:pPr>
    </w:p>
    <w:p w14:paraId="691D4169" w14:textId="77777777" w:rsidR="00D63AA6" w:rsidRDefault="00D63AA6" w:rsidP="00D63AA6">
      <w:pPr>
        <w:pBdr>
          <w:top w:val="nil"/>
          <w:left w:val="nil"/>
          <w:bottom w:val="nil"/>
          <w:right w:val="nil"/>
          <w:between w:val="nil"/>
        </w:pBdr>
        <w:ind w:left="0" w:right="0"/>
        <w:jc w:val="both"/>
        <w:rPr>
          <w:sz w:val="24"/>
          <w:szCs w:val="24"/>
        </w:rPr>
      </w:pPr>
    </w:p>
    <w:p w14:paraId="22633682" w14:textId="77777777" w:rsidR="00D63AA6" w:rsidRDefault="00D63AA6" w:rsidP="00D63AA6">
      <w:pPr>
        <w:pBdr>
          <w:top w:val="nil"/>
          <w:left w:val="nil"/>
          <w:bottom w:val="nil"/>
          <w:right w:val="nil"/>
          <w:between w:val="nil"/>
        </w:pBdr>
        <w:spacing w:line="480" w:lineRule="auto"/>
        <w:ind w:left="0" w:right="0" w:firstLine="720"/>
        <w:jc w:val="both"/>
        <w:rPr>
          <w:sz w:val="24"/>
          <w:szCs w:val="24"/>
        </w:rPr>
      </w:pPr>
      <w:r>
        <w:rPr>
          <w:sz w:val="24"/>
          <w:szCs w:val="24"/>
        </w:rPr>
        <w:t xml:space="preserve">There were numerous promising </w:t>
      </w:r>
      <w:commentRangeStart w:id="29"/>
      <w:ins w:id="30" w:author="Michael Knudson" w:date="2019-11-18T23:38:00Z">
        <w:r>
          <w:rPr>
            <w:sz w:val="24"/>
            <w:szCs w:val="24"/>
          </w:rPr>
          <w:t xml:space="preserve">features </w:t>
        </w:r>
      </w:ins>
      <w:commentRangeEnd w:id="29"/>
      <w:del w:id="31" w:author="Michael Knudson" w:date="2019-11-18T23:38:00Z">
        <w:r>
          <w:commentReference w:id="29"/>
        </w:r>
        <w:r>
          <w:rPr>
            <w:sz w:val="24"/>
            <w:szCs w:val="24"/>
          </w:rPr>
          <w:delText xml:space="preserve">concepts </w:delText>
        </w:r>
      </w:del>
      <w:r>
        <w:rPr>
          <w:sz w:val="24"/>
          <w:szCs w:val="24"/>
        </w:rPr>
        <w:t xml:space="preserve">that we wanted to include in our Smart Parking Meter project. To narrow down these concepts to only those that are beneficial to the project, the decision-making matrix in Table 4.2.1 was utilized. The rows represent the promising concepts to </w:t>
      </w:r>
      <w:r>
        <w:rPr>
          <w:sz w:val="24"/>
          <w:szCs w:val="24"/>
        </w:rPr>
        <w:lastRenderedPageBreak/>
        <w:t xml:space="preserve">be rated. The columns of the table represent the metrics to rate those concepts. The values in the cells represent the rating for each metric. Finally, the concepts with the highest total ratings were selected. This can be seen in the table with those cells that are highlighted. </w:t>
      </w:r>
    </w:p>
    <w:p w14:paraId="532ED924" w14:textId="77777777" w:rsidR="00D63AA6" w:rsidRDefault="00D63AA6" w:rsidP="00D63AA6">
      <w:pPr>
        <w:pBdr>
          <w:top w:val="nil"/>
          <w:left w:val="nil"/>
          <w:bottom w:val="nil"/>
          <w:right w:val="nil"/>
          <w:between w:val="nil"/>
        </w:pBdr>
        <w:spacing w:line="480" w:lineRule="auto"/>
        <w:ind w:left="0" w:right="0" w:firstLine="720"/>
        <w:jc w:val="both"/>
        <w:rPr>
          <w:sz w:val="24"/>
          <w:szCs w:val="24"/>
        </w:rPr>
      </w:pPr>
      <w:r>
        <w:rPr>
          <w:sz w:val="24"/>
          <w:szCs w:val="24"/>
        </w:rPr>
        <w:t xml:space="preserve">The highlighted concepts in table 4.2.1 were selected to be designed further. These concepts have varying degrees of feasibility. The physical parking meter is a requirement for the design as it will house all the electronics to provide the functionality for the other concepts. </w:t>
      </w:r>
    </w:p>
    <w:p w14:paraId="474D1198" w14:textId="77777777" w:rsidR="00D63AA6" w:rsidRDefault="00D63AA6" w:rsidP="00D63AA6">
      <w:pPr>
        <w:pBdr>
          <w:top w:val="nil"/>
          <w:left w:val="nil"/>
          <w:bottom w:val="nil"/>
          <w:right w:val="nil"/>
          <w:between w:val="nil"/>
        </w:pBdr>
        <w:spacing w:line="480" w:lineRule="auto"/>
        <w:ind w:left="0" w:right="0" w:firstLine="720"/>
        <w:jc w:val="both"/>
        <w:rPr>
          <w:sz w:val="24"/>
          <w:szCs w:val="24"/>
        </w:rPr>
      </w:pPr>
      <w:r>
        <w:rPr>
          <w:sz w:val="24"/>
          <w:szCs w:val="24"/>
        </w:rPr>
        <w:t xml:space="preserve">A sensor to check if a car is in a parking spot is a feasible concept, as it requires only a simple distance sensor in the housing of the parking meter. Then only a small amount of coding </w:t>
      </w:r>
      <w:proofErr w:type="gramStart"/>
      <w:r>
        <w:rPr>
          <w:sz w:val="24"/>
          <w:szCs w:val="24"/>
        </w:rPr>
        <w:t>has to</w:t>
      </w:r>
      <w:proofErr w:type="gramEnd"/>
      <w:r>
        <w:rPr>
          <w:sz w:val="24"/>
          <w:szCs w:val="24"/>
        </w:rPr>
        <w:t xml:space="preserve"> be done to read it and send the data to a database.</w:t>
      </w:r>
    </w:p>
    <w:p w14:paraId="72A8D40D" w14:textId="77777777" w:rsidR="00D63AA6" w:rsidRDefault="00D63AA6" w:rsidP="00D63AA6">
      <w:pPr>
        <w:pBdr>
          <w:top w:val="nil"/>
          <w:left w:val="nil"/>
          <w:bottom w:val="nil"/>
          <w:right w:val="nil"/>
          <w:between w:val="nil"/>
        </w:pBdr>
        <w:spacing w:line="480" w:lineRule="auto"/>
        <w:ind w:left="0" w:right="0" w:firstLine="720"/>
        <w:jc w:val="both"/>
        <w:rPr>
          <w:sz w:val="24"/>
          <w:szCs w:val="24"/>
        </w:rPr>
      </w:pPr>
      <w:r>
        <w:rPr>
          <w:sz w:val="24"/>
          <w:szCs w:val="24"/>
        </w:rPr>
        <w:t xml:space="preserve">Visualization of open parking spaces is a feasible concept, assuming the previous concept is complete. In terms of software, the data stored in the database </w:t>
      </w:r>
      <w:proofErr w:type="gramStart"/>
      <w:r>
        <w:rPr>
          <w:sz w:val="24"/>
          <w:szCs w:val="24"/>
        </w:rPr>
        <w:t>has to</w:t>
      </w:r>
      <w:proofErr w:type="gramEnd"/>
      <w:r>
        <w:rPr>
          <w:sz w:val="24"/>
          <w:szCs w:val="24"/>
        </w:rPr>
        <w:t xml:space="preserve"> be made accessible to the app.  A block must be placed on the location of each open meter on a map that is displayed on the app. Navigating to an open spot is similar as also very feasible. The only addition to this concept is to have integration with a navigation SDK such as google maps.</w:t>
      </w:r>
    </w:p>
    <w:p w14:paraId="51DBDCC6" w14:textId="77777777" w:rsidR="00D63AA6" w:rsidRDefault="00D63AA6" w:rsidP="00D63AA6">
      <w:pPr>
        <w:pBdr>
          <w:top w:val="nil"/>
          <w:left w:val="nil"/>
          <w:bottom w:val="nil"/>
          <w:right w:val="nil"/>
          <w:between w:val="nil"/>
        </w:pBdr>
        <w:spacing w:line="480" w:lineRule="auto"/>
        <w:ind w:left="0" w:right="0" w:firstLine="720"/>
        <w:jc w:val="both"/>
        <w:rPr>
          <w:sz w:val="24"/>
          <w:szCs w:val="24"/>
        </w:rPr>
      </w:pPr>
      <w:r>
        <w:rPr>
          <w:sz w:val="24"/>
          <w:szCs w:val="24"/>
        </w:rPr>
        <w:t>The Wi-Fi communication for each meter is required to have the meter communicate with the database so that the app can perform its functions. The feasibility of Wi-Fi communication should not be concerning because there are countless examples of solutions adding Wi-Fi communication capability to microprocessors, if the microprocessor doesn’t already have that capability.</w:t>
      </w:r>
    </w:p>
    <w:p w14:paraId="7AB1810D" w14:textId="77777777" w:rsidR="00D63AA6" w:rsidRDefault="00D63AA6" w:rsidP="00D63AA6">
      <w:pPr>
        <w:pBdr>
          <w:top w:val="nil"/>
          <w:left w:val="nil"/>
          <w:bottom w:val="nil"/>
          <w:right w:val="nil"/>
          <w:between w:val="nil"/>
        </w:pBdr>
        <w:spacing w:line="480" w:lineRule="auto"/>
        <w:ind w:left="0" w:right="0" w:firstLine="720"/>
        <w:jc w:val="both"/>
        <w:rPr>
          <w:sz w:val="24"/>
          <w:szCs w:val="24"/>
        </w:rPr>
      </w:pPr>
      <w:r>
        <w:rPr>
          <w:sz w:val="24"/>
          <w:szCs w:val="24"/>
        </w:rPr>
        <w:t>The next concepts are to power the meter with solar power and with a replaceable battery. These concepts are feasible because this is how many parking meters on the market are powered. They are also necessary to the meter because they bring reliable power to the parking meter.</w:t>
      </w:r>
    </w:p>
    <w:p w14:paraId="06B0C9DC" w14:textId="77777777" w:rsidR="00D63AA6" w:rsidRDefault="00D63AA6" w:rsidP="00D63AA6">
      <w:pPr>
        <w:pBdr>
          <w:top w:val="nil"/>
          <w:left w:val="nil"/>
          <w:bottom w:val="nil"/>
          <w:right w:val="nil"/>
          <w:between w:val="nil"/>
        </w:pBdr>
        <w:spacing w:line="480" w:lineRule="auto"/>
        <w:ind w:left="0" w:right="0" w:firstLine="720"/>
        <w:jc w:val="both"/>
        <w:rPr>
          <w:sz w:val="24"/>
          <w:szCs w:val="24"/>
        </w:rPr>
      </w:pPr>
      <w:r>
        <w:rPr>
          <w:sz w:val="24"/>
          <w:szCs w:val="24"/>
        </w:rPr>
        <w:t xml:space="preserve">The final concept is to pay for parking through the app. This fulfills the requirement of monetizing the parking meter and does this without adding any hardware components. The </w:t>
      </w:r>
      <w:r>
        <w:rPr>
          <w:sz w:val="24"/>
          <w:szCs w:val="24"/>
        </w:rPr>
        <w:lastRenderedPageBreak/>
        <w:t xml:space="preserve">software will have to include </w:t>
      </w:r>
      <w:commentRangeStart w:id="32"/>
      <w:ins w:id="33" w:author="Michael Knudson" w:date="2019-11-18T23:42:00Z">
        <w:r>
          <w:rPr>
            <w:sz w:val="24"/>
            <w:szCs w:val="24"/>
          </w:rPr>
          <w:t>the ability</w:t>
        </w:r>
      </w:ins>
      <w:commentRangeEnd w:id="32"/>
      <w:del w:id="34" w:author="Michael Knudson" w:date="2019-11-18T23:42:00Z">
        <w:r>
          <w:commentReference w:id="32"/>
        </w:r>
        <w:r>
          <w:rPr>
            <w:sz w:val="24"/>
            <w:szCs w:val="24"/>
          </w:rPr>
          <w:delText>an sdk</w:delText>
        </w:r>
      </w:del>
      <w:r>
        <w:rPr>
          <w:sz w:val="24"/>
          <w:szCs w:val="24"/>
        </w:rPr>
        <w:t xml:space="preserve"> to receive payments from a credit card, this can be done through a pre-existing platform such as PayPal.</w:t>
      </w:r>
    </w:p>
    <w:p w14:paraId="473CB365" w14:textId="77777777" w:rsidR="00D63AA6" w:rsidRDefault="00D63AA6" w:rsidP="00D63AA6">
      <w:pPr>
        <w:pBdr>
          <w:top w:val="nil"/>
          <w:left w:val="nil"/>
          <w:bottom w:val="nil"/>
          <w:right w:val="nil"/>
          <w:between w:val="nil"/>
        </w:pBdr>
        <w:spacing w:line="480" w:lineRule="auto"/>
        <w:ind w:left="0" w:right="0" w:firstLine="720"/>
        <w:jc w:val="both"/>
        <w:rPr>
          <w:sz w:val="24"/>
          <w:szCs w:val="24"/>
        </w:rPr>
      </w:pPr>
      <w:r>
        <w:rPr>
          <w:sz w:val="24"/>
          <w:szCs w:val="24"/>
        </w:rPr>
        <w:t xml:space="preserve">Referencing the PERT Chart from Section VI, it can be observed that the critical path goes through development of the app. This includes the entire feature set on the user side, such as visualizing open </w:t>
      </w:r>
      <w:ins w:id="35" w:author="Michael Knudson" w:date="2019-11-18T23:42:00Z">
        <w:r>
          <w:rPr>
            <w:sz w:val="24"/>
            <w:szCs w:val="24"/>
          </w:rPr>
          <w:t xml:space="preserve">parking </w:t>
        </w:r>
      </w:ins>
      <w:r>
        <w:rPr>
          <w:sz w:val="24"/>
          <w:szCs w:val="24"/>
        </w:rPr>
        <w:t>spaces and navigating to them. The main technical issue is that if the creation of the base app has complications or if the development environment is not set up for the members working on the app in a timely manner, then those members won't be able to start working on their tasks for the app. The design process will handle this issue by focusing the effort of all the members who will work on the app to work on setting up the base app in the first weeks of development. Another similar technical issue that could arise would be if the integration of the microprocessor and the physical components could not be done in the allocated time, then the communication between the meter and the app could not be tested. The design process would counter this by having the team work on the app and the database without communication with the meter and test with the completed meter later in the process and solve problems that arise then. A software test bench should be implemented to avoid the hardware dependency for the app development team.</w:t>
      </w:r>
    </w:p>
    <w:p w14:paraId="7EBB058D" w14:textId="77777777" w:rsidR="00D63AA6" w:rsidRDefault="00D63AA6" w:rsidP="00D63AA6">
      <w:pPr>
        <w:pBdr>
          <w:top w:val="nil"/>
          <w:left w:val="nil"/>
          <w:bottom w:val="nil"/>
          <w:right w:val="nil"/>
          <w:between w:val="nil"/>
        </w:pBdr>
        <w:spacing w:line="480" w:lineRule="auto"/>
        <w:ind w:left="0" w:right="0" w:firstLine="720"/>
        <w:jc w:val="both"/>
        <w:rPr>
          <w:sz w:val="24"/>
          <w:szCs w:val="24"/>
        </w:rPr>
      </w:pPr>
      <w:r>
        <w:rPr>
          <w:sz w:val="24"/>
          <w:szCs w:val="24"/>
        </w:rPr>
        <w:t xml:space="preserve">Many aspects of the design have been finalized either with what component to use or what platform to use. The app will be developed for android devices using android studio. To navigate to spots or display open spots, the </w:t>
      </w:r>
      <w:ins w:id="36" w:author="Michael Knudson" w:date="2019-11-18T23:50:00Z">
        <w:r>
          <w:rPr>
            <w:sz w:val="24"/>
            <w:szCs w:val="24"/>
          </w:rPr>
          <w:t xml:space="preserve">Google Maps API </w:t>
        </w:r>
      </w:ins>
      <w:del w:id="37" w:author="Michael Knudson" w:date="2019-11-18T23:50:00Z">
        <w:r>
          <w:rPr>
            <w:sz w:val="24"/>
            <w:szCs w:val="24"/>
          </w:rPr>
          <w:delText xml:space="preserve">google maps SDK </w:delText>
        </w:r>
      </w:del>
      <w:r>
        <w:rPr>
          <w:sz w:val="24"/>
          <w:szCs w:val="24"/>
        </w:rPr>
        <w:t xml:space="preserve">will be utilized. To accept payments from the user for the parking meter, the </w:t>
      </w:r>
      <w:ins w:id="38" w:author="Michael Knudson" w:date="2019-11-18T23:50:00Z">
        <w:r>
          <w:rPr>
            <w:sz w:val="24"/>
            <w:szCs w:val="24"/>
          </w:rPr>
          <w:t>PayPal API</w:t>
        </w:r>
      </w:ins>
      <w:del w:id="39" w:author="Michael Knudson" w:date="2019-11-18T23:50:00Z">
        <w:r>
          <w:rPr>
            <w:sz w:val="24"/>
            <w:szCs w:val="24"/>
          </w:rPr>
          <w:delText>paypal SDK</w:delText>
        </w:r>
      </w:del>
      <w:r>
        <w:rPr>
          <w:sz w:val="24"/>
          <w:szCs w:val="24"/>
        </w:rPr>
        <w:t xml:space="preserve"> will be utilized. Google </w:t>
      </w:r>
      <w:del w:id="40" w:author="Michael Knudson" w:date="2019-11-18T23:51:00Z">
        <w:r>
          <w:rPr>
            <w:sz w:val="24"/>
            <w:szCs w:val="24"/>
          </w:rPr>
          <w:delText>f</w:delText>
        </w:r>
      </w:del>
      <w:ins w:id="41" w:author="Michael Knudson" w:date="2019-11-18T23:51:00Z">
        <w:r>
          <w:rPr>
            <w:sz w:val="24"/>
            <w:szCs w:val="24"/>
          </w:rPr>
          <w:t>F</w:t>
        </w:r>
      </w:ins>
      <w:r>
        <w:rPr>
          <w:sz w:val="24"/>
          <w:szCs w:val="24"/>
        </w:rPr>
        <w:t xml:space="preserve">irebase will be used to receive data from the physical meter and to store it. The app will read the data from Google </w:t>
      </w:r>
      <w:del w:id="42" w:author="Michael Knudson" w:date="2019-11-18T23:51:00Z">
        <w:r>
          <w:rPr>
            <w:sz w:val="24"/>
            <w:szCs w:val="24"/>
          </w:rPr>
          <w:delText>f</w:delText>
        </w:r>
      </w:del>
      <w:ins w:id="43" w:author="Michael Knudson" w:date="2019-11-18T23:51:00Z">
        <w:r>
          <w:rPr>
            <w:sz w:val="24"/>
            <w:szCs w:val="24"/>
          </w:rPr>
          <w:t>F</w:t>
        </w:r>
      </w:ins>
      <w:r>
        <w:rPr>
          <w:sz w:val="24"/>
          <w:szCs w:val="24"/>
        </w:rPr>
        <w:t>irebase and visualize it. A full list of the electronic components and mechanical hardware has been selected and can be seen in Table 7.2.  A prototype of what the app will look like has been developed and can be observed in figure</w:t>
      </w:r>
      <w:ins w:id="44" w:author="Michael Knudson" w:date="2019-11-18T23:51:00Z">
        <w:r>
          <w:rPr>
            <w:sz w:val="24"/>
            <w:szCs w:val="24"/>
          </w:rPr>
          <w:t>s</w:t>
        </w:r>
      </w:ins>
      <w:r>
        <w:rPr>
          <w:sz w:val="24"/>
          <w:szCs w:val="24"/>
        </w:rPr>
        <w:t xml:space="preserve"> 4.2.1 to 4.2.4. The figures show</w:t>
      </w:r>
      <w:del w:id="45" w:author="Michael Knudson" w:date="2019-11-18T23:51:00Z">
        <w:r>
          <w:rPr>
            <w:sz w:val="24"/>
            <w:szCs w:val="24"/>
          </w:rPr>
          <w:delText>s</w:delText>
        </w:r>
      </w:del>
      <w:r>
        <w:rPr>
          <w:sz w:val="24"/>
          <w:szCs w:val="24"/>
        </w:rPr>
        <w:t xml:space="preserve"> the proposed pages of the app.</w:t>
      </w:r>
    </w:p>
    <w:p w14:paraId="67D0E696" w14:textId="77777777" w:rsidR="00D63AA6" w:rsidRDefault="00D63AA6" w:rsidP="00D63AA6">
      <w:pPr>
        <w:pBdr>
          <w:top w:val="nil"/>
          <w:left w:val="nil"/>
          <w:bottom w:val="nil"/>
          <w:right w:val="nil"/>
          <w:between w:val="nil"/>
        </w:pBdr>
        <w:ind w:left="720" w:right="0"/>
        <w:jc w:val="both"/>
        <w:rPr>
          <w:sz w:val="24"/>
          <w:szCs w:val="24"/>
        </w:rPr>
      </w:pPr>
    </w:p>
    <w:p w14:paraId="542AE5C7" w14:textId="77777777" w:rsidR="00D63AA6" w:rsidRDefault="00D63AA6" w:rsidP="00D63AA6">
      <w:pPr>
        <w:ind w:left="2160" w:right="0"/>
        <w:jc w:val="both"/>
        <w:rPr>
          <w:sz w:val="24"/>
          <w:szCs w:val="24"/>
        </w:rPr>
      </w:pPr>
      <w:r>
        <w:rPr>
          <w:noProof/>
          <w:sz w:val="24"/>
          <w:szCs w:val="24"/>
        </w:rPr>
        <w:drawing>
          <wp:inline distT="114300" distB="114300" distL="114300" distR="114300" wp14:anchorId="03373F4D" wp14:editId="798415F5">
            <wp:extent cx="1921193" cy="3753909"/>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1921193" cy="3753909"/>
                    </a:xfrm>
                    <a:prstGeom prst="rect">
                      <a:avLst/>
                    </a:prstGeom>
                    <a:ln/>
                  </pic:spPr>
                </pic:pic>
              </a:graphicData>
            </a:graphic>
          </wp:inline>
        </w:drawing>
      </w:r>
      <w:r>
        <w:rPr>
          <w:noProof/>
          <w:sz w:val="24"/>
          <w:szCs w:val="24"/>
        </w:rPr>
        <w:drawing>
          <wp:inline distT="114300" distB="114300" distL="114300" distR="114300" wp14:anchorId="5B4B3F8E" wp14:editId="70D21C8D">
            <wp:extent cx="1917382" cy="375807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917382" cy="3758070"/>
                    </a:xfrm>
                    <a:prstGeom prst="rect">
                      <a:avLst/>
                    </a:prstGeom>
                    <a:ln/>
                  </pic:spPr>
                </pic:pic>
              </a:graphicData>
            </a:graphic>
          </wp:inline>
        </w:drawing>
      </w:r>
    </w:p>
    <w:p w14:paraId="0CBDE29B" w14:textId="77777777" w:rsidR="00D63AA6" w:rsidRDefault="00D63AA6" w:rsidP="00D63AA6">
      <w:pPr>
        <w:ind w:left="0" w:right="0"/>
        <w:jc w:val="center"/>
        <w:rPr>
          <w:sz w:val="24"/>
          <w:szCs w:val="24"/>
        </w:rPr>
      </w:pPr>
      <w:r>
        <w:rPr>
          <w:sz w:val="24"/>
          <w:szCs w:val="24"/>
        </w:rPr>
        <w:t>Figure 4.2.1: Prototype for the app. On the left, login page for the app. On the right, home page of app with button leading each of the other pages.</w:t>
      </w:r>
    </w:p>
    <w:p w14:paraId="6BAB0995" w14:textId="77777777" w:rsidR="00D63AA6" w:rsidRDefault="00D63AA6" w:rsidP="00D63AA6">
      <w:pPr>
        <w:ind w:left="0" w:right="0"/>
        <w:jc w:val="both"/>
        <w:rPr>
          <w:sz w:val="24"/>
          <w:szCs w:val="24"/>
        </w:rPr>
      </w:pPr>
    </w:p>
    <w:p w14:paraId="1B9B7897" w14:textId="77777777" w:rsidR="00D63AA6" w:rsidRDefault="00D63AA6" w:rsidP="00D63AA6">
      <w:pPr>
        <w:ind w:left="0" w:right="0"/>
        <w:jc w:val="both"/>
        <w:rPr>
          <w:sz w:val="24"/>
          <w:szCs w:val="24"/>
        </w:rPr>
      </w:pPr>
    </w:p>
    <w:p w14:paraId="366DFC38" w14:textId="77777777" w:rsidR="00D63AA6" w:rsidRDefault="00D63AA6" w:rsidP="00D63AA6">
      <w:pPr>
        <w:ind w:left="0" w:right="0"/>
        <w:jc w:val="both"/>
        <w:rPr>
          <w:sz w:val="24"/>
          <w:szCs w:val="24"/>
        </w:rPr>
      </w:pPr>
    </w:p>
    <w:p w14:paraId="3471AF22" w14:textId="77777777" w:rsidR="00D63AA6" w:rsidRDefault="00D63AA6" w:rsidP="00D63AA6">
      <w:pPr>
        <w:pBdr>
          <w:top w:val="nil"/>
          <w:left w:val="nil"/>
          <w:bottom w:val="nil"/>
          <w:right w:val="nil"/>
          <w:between w:val="nil"/>
        </w:pBdr>
        <w:ind w:left="2160" w:right="0"/>
        <w:jc w:val="both"/>
        <w:rPr>
          <w:sz w:val="24"/>
          <w:szCs w:val="24"/>
        </w:rPr>
      </w:pPr>
      <w:r>
        <w:rPr>
          <w:noProof/>
          <w:sz w:val="24"/>
          <w:szCs w:val="24"/>
        </w:rPr>
        <w:lastRenderedPageBreak/>
        <w:drawing>
          <wp:inline distT="114300" distB="114300" distL="114300" distR="114300" wp14:anchorId="479E31A0" wp14:editId="1AE2B041">
            <wp:extent cx="1893570" cy="372119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893570" cy="3721195"/>
                    </a:xfrm>
                    <a:prstGeom prst="rect">
                      <a:avLst/>
                    </a:prstGeom>
                    <a:ln/>
                  </pic:spPr>
                </pic:pic>
              </a:graphicData>
            </a:graphic>
          </wp:inline>
        </w:drawing>
      </w:r>
      <w:r>
        <w:rPr>
          <w:noProof/>
          <w:sz w:val="24"/>
          <w:szCs w:val="24"/>
        </w:rPr>
        <w:drawing>
          <wp:inline distT="114300" distB="114300" distL="114300" distR="114300" wp14:anchorId="05905B06" wp14:editId="0E00AB82">
            <wp:extent cx="1897380" cy="371663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897380" cy="3716633"/>
                    </a:xfrm>
                    <a:prstGeom prst="rect">
                      <a:avLst/>
                    </a:prstGeom>
                    <a:ln/>
                  </pic:spPr>
                </pic:pic>
              </a:graphicData>
            </a:graphic>
          </wp:inline>
        </w:drawing>
      </w:r>
    </w:p>
    <w:p w14:paraId="08588D70" w14:textId="77777777" w:rsidR="00D63AA6" w:rsidRDefault="00D63AA6" w:rsidP="00D63AA6">
      <w:pPr>
        <w:ind w:left="0" w:right="0"/>
        <w:jc w:val="center"/>
        <w:rPr>
          <w:sz w:val="24"/>
          <w:szCs w:val="24"/>
        </w:rPr>
      </w:pPr>
      <w:r>
        <w:rPr>
          <w:sz w:val="24"/>
          <w:szCs w:val="24"/>
        </w:rPr>
        <w:t>Figure 4.2.2: Prototype for the app. On the left, the page to start navigating to a destination. On the right, the page to pay for a parking meter.</w:t>
      </w:r>
    </w:p>
    <w:p w14:paraId="4836AC3F" w14:textId="77777777" w:rsidR="00D63AA6" w:rsidRDefault="00D63AA6" w:rsidP="00D63AA6">
      <w:pPr>
        <w:ind w:left="0" w:right="0"/>
        <w:jc w:val="both"/>
        <w:rPr>
          <w:sz w:val="24"/>
          <w:szCs w:val="24"/>
        </w:rPr>
      </w:pPr>
    </w:p>
    <w:p w14:paraId="747ACD51" w14:textId="77777777" w:rsidR="00D63AA6" w:rsidRDefault="00D63AA6" w:rsidP="00D63AA6">
      <w:pPr>
        <w:pBdr>
          <w:top w:val="nil"/>
          <w:left w:val="nil"/>
          <w:bottom w:val="nil"/>
          <w:right w:val="nil"/>
          <w:between w:val="nil"/>
        </w:pBdr>
        <w:ind w:left="1440" w:right="0" w:firstLine="720"/>
        <w:jc w:val="both"/>
        <w:rPr>
          <w:sz w:val="24"/>
          <w:szCs w:val="24"/>
        </w:rPr>
      </w:pPr>
      <w:r>
        <w:rPr>
          <w:noProof/>
          <w:sz w:val="24"/>
          <w:szCs w:val="24"/>
        </w:rPr>
        <w:drawing>
          <wp:inline distT="114300" distB="114300" distL="114300" distR="114300" wp14:anchorId="4AC041CA" wp14:editId="4CA8B8A0">
            <wp:extent cx="1902143" cy="3737308"/>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902143" cy="3737308"/>
                    </a:xfrm>
                    <a:prstGeom prst="rect">
                      <a:avLst/>
                    </a:prstGeom>
                    <a:ln/>
                  </pic:spPr>
                </pic:pic>
              </a:graphicData>
            </a:graphic>
          </wp:inline>
        </w:drawing>
      </w:r>
      <w:r>
        <w:rPr>
          <w:noProof/>
          <w:sz w:val="24"/>
          <w:szCs w:val="24"/>
        </w:rPr>
        <w:drawing>
          <wp:inline distT="114300" distB="114300" distL="114300" distR="114300" wp14:anchorId="7FBFAE95" wp14:editId="77998FDF">
            <wp:extent cx="1898520" cy="373189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898520" cy="3731895"/>
                    </a:xfrm>
                    <a:prstGeom prst="rect">
                      <a:avLst/>
                    </a:prstGeom>
                    <a:ln/>
                  </pic:spPr>
                </pic:pic>
              </a:graphicData>
            </a:graphic>
          </wp:inline>
        </w:drawing>
      </w:r>
    </w:p>
    <w:p w14:paraId="262393DD" w14:textId="77777777" w:rsidR="00D63AA6" w:rsidRDefault="00D63AA6" w:rsidP="00D63AA6">
      <w:pPr>
        <w:ind w:left="0" w:right="0"/>
        <w:jc w:val="center"/>
        <w:rPr>
          <w:sz w:val="24"/>
          <w:szCs w:val="24"/>
        </w:rPr>
      </w:pPr>
      <w:r>
        <w:rPr>
          <w:sz w:val="24"/>
          <w:szCs w:val="24"/>
        </w:rPr>
        <w:t xml:space="preserve">Figure 4.2.3: Prototype for the app. On the left, the page to start navigating to a </w:t>
      </w:r>
      <w:proofErr w:type="gramStart"/>
      <w:r>
        <w:rPr>
          <w:sz w:val="24"/>
          <w:szCs w:val="24"/>
        </w:rPr>
        <w:t>destination .</w:t>
      </w:r>
      <w:proofErr w:type="gramEnd"/>
      <w:r>
        <w:rPr>
          <w:sz w:val="24"/>
          <w:szCs w:val="24"/>
        </w:rPr>
        <w:t xml:space="preserve"> On the right, the page to pay for a parking meter.</w:t>
      </w:r>
    </w:p>
    <w:p w14:paraId="3DEC4D71" w14:textId="77777777" w:rsidR="00D63AA6" w:rsidRDefault="00D63AA6" w:rsidP="00D63AA6">
      <w:pPr>
        <w:pBdr>
          <w:top w:val="nil"/>
          <w:left w:val="nil"/>
          <w:bottom w:val="nil"/>
          <w:right w:val="nil"/>
          <w:between w:val="nil"/>
        </w:pBdr>
        <w:ind w:left="0" w:right="0"/>
        <w:jc w:val="both"/>
        <w:rPr>
          <w:sz w:val="24"/>
          <w:szCs w:val="24"/>
        </w:rPr>
      </w:pPr>
    </w:p>
    <w:p w14:paraId="2D63BED2" w14:textId="77777777" w:rsidR="00D63AA6" w:rsidRDefault="00D63AA6" w:rsidP="00D63AA6">
      <w:pPr>
        <w:ind w:left="1440" w:right="0" w:firstLine="720"/>
        <w:jc w:val="both"/>
        <w:rPr>
          <w:sz w:val="24"/>
          <w:szCs w:val="24"/>
        </w:rPr>
      </w:pPr>
      <w:r>
        <w:rPr>
          <w:noProof/>
          <w:sz w:val="24"/>
          <w:szCs w:val="24"/>
        </w:rPr>
        <w:drawing>
          <wp:inline distT="114300" distB="114300" distL="114300" distR="114300" wp14:anchorId="5931670E" wp14:editId="574B6677">
            <wp:extent cx="1881505" cy="3710454"/>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1881505" cy="3710454"/>
                    </a:xfrm>
                    <a:prstGeom prst="rect">
                      <a:avLst/>
                    </a:prstGeom>
                    <a:ln/>
                  </pic:spPr>
                </pic:pic>
              </a:graphicData>
            </a:graphic>
          </wp:inline>
        </w:drawing>
      </w:r>
      <w:r>
        <w:rPr>
          <w:noProof/>
          <w:sz w:val="24"/>
          <w:szCs w:val="24"/>
        </w:rPr>
        <w:drawing>
          <wp:inline distT="114300" distB="114300" distL="114300" distR="114300" wp14:anchorId="02A6D008" wp14:editId="54876C7E">
            <wp:extent cx="1880870" cy="3704162"/>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1880870" cy="3704162"/>
                    </a:xfrm>
                    <a:prstGeom prst="rect">
                      <a:avLst/>
                    </a:prstGeom>
                    <a:ln/>
                  </pic:spPr>
                </pic:pic>
              </a:graphicData>
            </a:graphic>
          </wp:inline>
        </w:drawing>
      </w:r>
    </w:p>
    <w:p w14:paraId="669C3ECD" w14:textId="77777777" w:rsidR="00D63AA6" w:rsidRDefault="00D63AA6" w:rsidP="00D63AA6">
      <w:pPr>
        <w:ind w:left="0" w:right="0"/>
        <w:jc w:val="center"/>
        <w:rPr>
          <w:sz w:val="24"/>
          <w:szCs w:val="24"/>
        </w:rPr>
      </w:pPr>
      <w:r>
        <w:rPr>
          <w:sz w:val="24"/>
          <w:szCs w:val="24"/>
        </w:rPr>
        <w:t xml:space="preserve">Figure 4.2.4: Prototype for the app. The left image shows the navigation page to the destination and the right image shows the navigation page when it </w:t>
      </w:r>
      <w:proofErr w:type="gramStart"/>
      <w:r>
        <w:rPr>
          <w:sz w:val="24"/>
          <w:szCs w:val="24"/>
        </w:rPr>
        <w:t>has to</w:t>
      </w:r>
      <w:proofErr w:type="gramEnd"/>
      <w:r>
        <w:rPr>
          <w:sz w:val="24"/>
          <w:szCs w:val="24"/>
        </w:rPr>
        <w:t xml:space="preserve"> reroute when the parking spot is taken.</w:t>
      </w:r>
    </w:p>
    <w:p w14:paraId="13222760" w14:textId="77777777" w:rsidR="00D63AA6" w:rsidRDefault="00D63AA6" w:rsidP="00D63AA6">
      <w:pPr>
        <w:ind w:left="0" w:right="0"/>
        <w:jc w:val="both"/>
        <w:rPr>
          <w:sz w:val="24"/>
          <w:szCs w:val="24"/>
        </w:rPr>
      </w:pPr>
    </w:p>
    <w:p w14:paraId="204D4CBE" w14:textId="77777777" w:rsidR="00D63AA6" w:rsidRDefault="00D63AA6" w:rsidP="00D63AA6">
      <w:pPr>
        <w:ind w:left="0" w:right="0"/>
        <w:jc w:val="both"/>
        <w:rPr>
          <w:sz w:val="24"/>
          <w:szCs w:val="24"/>
        </w:rPr>
      </w:pPr>
    </w:p>
    <w:p w14:paraId="5085D7B5" w14:textId="77777777" w:rsidR="00D63AA6" w:rsidRDefault="00D63AA6" w:rsidP="00D63AA6">
      <w:pPr>
        <w:spacing w:line="480" w:lineRule="auto"/>
        <w:ind w:left="0" w:right="0" w:firstLine="720"/>
        <w:jc w:val="both"/>
        <w:rPr>
          <w:sz w:val="24"/>
          <w:szCs w:val="24"/>
        </w:rPr>
      </w:pPr>
      <w:r>
        <w:rPr>
          <w:sz w:val="24"/>
          <w:szCs w:val="24"/>
        </w:rPr>
        <w:t xml:space="preserve">A contingency plan must be in place for the failure of all tasks in the development process. Figure 4.2.5 shows the contingency plan for the case in which setting up the microprocessor with the allocated power doesn't work and the case in which developing the base Android environment doesn’t work. </w:t>
      </w:r>
      <w:proofErr w:type="gramStart"/>
      <w:r>
        <w:rPr>
          <w:sz w:val="24"/>
          <w:szCs w:val="24"/>
        </w:rPr>
        <w:t>Both of these</w:t>
      </w:r>
      <w:proofErr w:type="gramEnd"/>
      <w:r>
        <w:rPr>
          <w:sz w:val="24"/>
          <w:szCs w:val="24"/>
        </w:rPr>
        <w:t xml:space="preserve"> tasks have future tasks that rely on then. To reduce the delay caused by these failures, the dependent tasks are to be worked on with wire-frame code while a new environment is developed and then integrated together once the environment is set up.</w:t>
      </w:r>
    </w:p>
    <w:p w14:paraId="39B12DEB" w14:textId="77777777" w:rsidR="00D63AA6" w:rsidRDefault="00D63AA6" w:rsidP="00D63AA6">
      <w:pPr>
        <w:spacing w:line="480" w:lineRule="auto"/>
        <w:ind w:left="720" w:right="0"/>
        <w:jc w:val="both"/>
        <w:rPr>
          <w:sz w:val="24"/>
          <w:szCs w:val="24"/>
        </w:rPr>
      </w:pPr>
    </w:p>
    <w:p w14:paraId="5D3B712D" w14:textId="77777777" w:rsidR="00D63AA6" w:rsidRDefault="00D63AA6" w:rsidP="00D63AA6">
      <w:pPr>
        <w:ind w:left="720" w:right="0"/>
        <w:jc w:val="both"/>
        <w:rPr>
          <w:sz w:val="24"/>
          <w:szCs w:val="24"/>
        </w:rPr>
      </w:pPr>
      <w:r>
        <w:rPr>
          <w:sz w:val="24"/>
          <w:szCs w:val="24"/>
        </w:rPr>
        <w:lastRenderedPageBreak/>
        <w:tab/>
      </w:r>
      <w:r>
        <w:rPr>
          <w:noProof/>
          <w:sz w:val="24"/>
          <w:szCs w:val="24"/>
        </w:rPr>
        <w:drawing>
          <wp:inline distT="114300" distB="114300" distL="114300" distR="114300" wp14:anchorId="6A59F058" wp14:editId="17665742">
            <wp:extent cx="4925758" cy="517874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925758" cy="5178743"/>
                    </a:xfrm>
                    <a:prstGeom prst="rect">
                      <a:avLst/>
                    </a:prstGeom>
                    <a:ln/>
                  </pic:spPr>
                </pic:pic>
              </a:graphicData>
            </a:graphic>
          </wp:inline>
        </w:drawing>
      </w:r>
    </w:p>
    <w:p w14:paraId="4C71BF43" w14:textId="77777777" w:rsidR="00D63AA6" w:rsidRDefault="00D63AA6" w:rsidP="00D63AA6">
      <w:pPr>
        <w:ind w:left="720" w:right="0"/>
        <w:jc w:val="center"/>
        <w:rPr>
          <w:sz w:val="24"/>
          <w:szCs w:val="24"/>
        </w:rPr>
      </w:pPr>
      <w:r>
        <w:rPr>
          <w:sz w:val="24"/>
          <w:szCs w:val="24"/>
        </w:rPr>
        <w:t>Figure 4.2.5: Block diagram showing contingency play for developing the app and the microprocessor</w:t>
      </w:r>
    </w:p>
    <w:p w14:paraId="42C3471B" w14:textId="77777777" w:rsidR="00D63AA6" w:rsidRDefault="00D63AA6" w:rsidP="00D63AA6">
      <w:pPr>
        <w:ind w:left="0" w:right="0"/>
        <w:jc w:val="both"/>
        <w:rPr>
          <w:sz w:val="24"/>
          <w:szCs w:val="24"/>
        </w:rPr>
      </w:pPr>
    </w:p>
    <w:p w14:paraId="588BA183" w14:textId="77777777" w:rsidR="00D63AA6" w:rsidRDefault="00D63AA6" w:rsidP="00D63AA6">
      <w:pPr>
        <w:spacing w:line="480" w:lineRule="auto"/>
        <w:ind w:left="0" w:right="0" w:firstLine="720"/>
        <w:jc w:val="both"/>
        <w:rPr>
          <w:sz w:val="24"/>
          <w:szCs w:val="24"/>
        </w:rPr>
      </w:pPr>
      <w:r>
        <w:rPr>
          <w:sz w:val="24"/>
          <w:szCs w:val="24"/>
        </w:rPr>
        <w:t xml:space="preserve">Some of the aspects in our design have yet to be finalized. The design of the electronics housing, the specific mounting patterns for the electronics, and the </w:t>
      </w:r>
      <w:ins w:id="46" w:author="Michael Knudson" w:date="2019-11-18T23:53:00Z">
        <w:r>
          <w:rPr>
            <w:sz w:val="24"/>
            <w:szCs w:val="24"/>
          </w:rPr>
          <w:t>user interface of the parking meter</w:t>
        </w:r>
      </w:ins>
      <w:del w:id="47" w:author="Michael Knudson" w:date="2019-11-18T23:53:00Z">
        <w:r>
          <w:rPr>
            <w:sz w:val="24"/>
            <w:szCs w:val="24"/>
          </w:rPr>
          <w:delText>interface between the parking meter and the street</w:delText>
        </w:r>
      </w:del>
      <w:r>
        <w:rPr>
          <w:sz w:val="24"/>
          <w:szCs w:val="24"/>
        </w:rPr>
        <w:t xml:space="preserve"> has not been determined yet. The platform to develop the PCB has yet to be selected, although Autodesk Eagle is a strong candidate.</w:t>
      </w:r>
    </w:p>
    <w:p w14:paraId="7FBFFC19" w14:textId="77777777" w:rsidR="00D63AA6" w:rsidRDefault="00D63AA6" w:rsidP="00D63AA6">
      <w:pPr>
        <w:pBdr>
          <w:top w:val="nil"/>
          <w:left w:val="nil"/>
          <w:bottom w:val="nil"/>
          <w:right w:val="nil"/>
          <w:between w:val="nil"/>
        </w:pBdr>
        <w:spacing w:line="480" w:lineRule="auto"/>
        <w:ind w:left="0" w:right="0" w:firstLine="720"/>
        <w:jc w:val="both"/>
        <w:rPr>
          <w:sz w:val="24"/>
          <w:szCs w:val="24"/>
        </w:rPr>
      </w:pPr>
      <w:commentRangeStart w:id="48"/>
      <w:r>
        <w:rPr>
          <w:sz w:val="24"/>
          <w:szCs w:val="24"/>
        </w:rPr>
        <w:t xml:space="preserve">Many of the engineering design specifications have been determined based upon existing industry standards. Wi-Fi communication shall be used to upload data to the Google Firebase database using the firebase libraries. Data will be uploaded in a JSON format to make it easy to obtain information from. The Android app will similarly use Wi-Fi to retrieve the data. Our parking </w:t>
      </w:r>
      <w:r>
        <w:rPr>
          <w:sz w:val="24"/>
          <w:szCs w:val="24"/>
        </w:rPr>
        <w:lastRenderedPageBreak/>
        <w:t>me</w:t>
      </w:r>
      <w:ins w:id="49" w:author="Michael Knudson" w:date="2019-11-18T23:54:00Z">
        <w:r>
          <w:rPr>
            <w:sz w:val="24"/>
            <w:szCs w:val="24"/>
          </w:rPr>
          <w:t>t</w:t>
        </w:r>
      </w:ins>
      <w:r>
        <w:rPr>
          <w:sz w:val="24"/>
          <w:szCs w:val="24"/>
        </w:rPr>
        <w:t>er solution will map parking meters to locations based on the Standard Positioning Service standards.  Most of the technical specifications have been defined in the tables in part 3.</w:t>
      </w:r>
      <w:commentRangeEnd w:id="48"/>
      <w:r>
        <w:commentReference w:id="48"/>
      </w:r>
      <w:r>
        <w:rPr>
          <w:sz w:val="24"/>
          <w:szCs w:val="24"/>
        </w:rPr>
        <w:t xml:space="preserve"> </w:t>
      </w:r>
    </w:p>
    <w:p w14:paraId="387BACE9" w14:textId="77777777" w:rsidR="00D63AA6" w:rsidRPr="00D63AA6" w:rsidRDefault="00D63AA6" w:rsidP="00D63AA6">
      <w:pPr>
        <w:keepLines/>
        <w:pBdr>
          <w:top w:val="nil"/>
          <w:left w:val="nil"/>
          <w:bottom w:val="nil"/>
          <w:right w:val="nil"/>
          <w:between w:val="nil"/>
        </w:pBdr>
        <w:ind w:left="648" w:right="0"/>
        <w:jc w:val="both"/>
        <w:rPr>
          <w:b/>
          <w:sz w:val="28"/>
          <w:szCs w:val="28"/>
        </w:rPr>
      </w:pPr>
    </w:p>
    <w:p w14:paraId="569F2338" w14:textId="32170FEF" w:rsidR="00D63AA6" w:rsidRDefault="006963A4" w:rsidP="00D63AA6">
      <w:pPr>
        <w:pStyle w:val="ListParagraph"/>
        <w:keepLines/>
        <w:numPr>
          <w:ilvl w:val="1"/>
          <w:numId w:val="15"/>
        </w:numPr>
        <w:pBdr>
          <w:top w:val="nil"/>
          <w:left w:val="nil"/>
          <w:bottom w:val="nil"/>
          <w:right w:val="nil"/>
          <w:between w:val="nil"/>
        </w:pBdr>
        <w:ind w:left="1080" w:right="0"/>
        <w:jc w:val="both"/>
        <w:rPr>
          <w:b/>
          <w:sz w:val="28"/>
          <w:szCs w:val="28"/>
        </w:rPr>
      </w:pPr>
      <w:r w:rsidRPr="00D63AA6">
        <w:rPr>
          <w:b/>
          <w:sz w:val="28"/>
          <w:szCs w:val="28"/>
        </w:rPr>
        <w:t>Engineering Analyses and Experiment</w:t>
      </w:r>
    </w:p>
    <w:p w14:paraId="39CB0F94" w14:textId="56D7F0CF" w:rsidR="00D63AA6" w:rsidRDefault="00D63AA6" w:rsidP="00D63AA6">
      <w:pPr>
        <w:keepLines/>
        <w:pBdr>
          <w:top w:val="nil"/>
          <w:left w:val="nil"/>
          <w:bottom w:val="nil"/>
          <w:right w:val="nil"/>
          <w:between w:val="nil"/>
        </w:pBdr>
        <w:ind w:left="648" w:right="0"/>
        <w:jc w:val="both"/>
        <w:rPr>
          <w:b/>
          <w:sz w:val="28"/>
          <w:szCs w:val="28"/>
        </w:rPr>
      </w:pPr>
    </w:p>
    <w:p w14:paraId="29B11A59" w14:textId="77777777" w:rsidR="00D63AA6" w:rsidRDefault="00D63AA6" w:rsidP="00D63AA6">
      <w:pPr>
        <w:pBdr>
          <w:top w:val="nil"/>
          <w:left w:val="nil"/>
          <w:bottom w:val="nil"/>
          <w:right w:val="nil"/>
          <w:between w:val="nil"/>
        </w:pBdr>
        <w:spacing w:line="480" w:lineRule="auto"/>
        <w:ind w:left="0" w:right="0" w:firstLine="648"/>
        <w:jc w:val="both"/>
        <w:rPr>
          <w:sz w:val="24"/>
          <w:szCs w:val="24"/>
        </w:rPr>
      </w:pPr>
      <w:r>
        <w:rPr>
          <w:sz w:val="24"/>
          <w:szCs w:val="24"/>
        </w:rPr>
        <w:t>During the design process, the electronic hardware will be prototyped using a breadboard for connections and DC power supply for consistent energy. Since the design will consist mostly of I/O devices and pull-up resistors, power consumption will mostly be dependent on the design of the firmware. As the firmware is updated for low-power consumption, the current required by the electronic hardware will be monitored through how much is drawn from the DC power supply. The goal would be to have the electronic hardware consume less power than is generated by solar power. To this end, the current drawn by the electronic hardware will be compared to the average power output of the solar cell as specified in its manual.</w:t>
      </w:r>
    </w:p>
    <w:p w14:paraId="0A4C974F" w14:textId="77777777" w:rsidR="00D63AA6" w:rsidRDefault="00D63AA6" w:rsidP="00D63AA6">
      <w:pPr>
        <w:pBdr>
          <w:top w:val="nil"/>
          <w:left w:val="nil"/>
          <w:bottom w:val="nil"/>
          <w:right w:val="nil"/>
          <w:between w:val="nil"/>
        </w:pBdr>
        <w:spacing w:line="480" w:lineRule="auto"/>
        <w:ind w:left="0" w:right="0" w:firstLine="648"/>
        <w:jc w:val="both"/>
        <w:rPr>
          <w:sz w:val="24"/>
          <w:szCs w:val="24"/>
        </w:rPr>
      </w:pPr>
      <w:r>
        <w:rPr>
          <w:sz w:val="24"/>
          <w:szCs w:val="24"/>
        </w:rPr>
        <w:t>A surplus of energy from solar power would allow the rechargeable batteries</w:t>
      </w:r>
      <w:ins w:id="50" w:author="Michael Knudson" w:date="2019-11-18T23:56:00Z">
        <w:r>
          <w:rPr>
            <w:sz w:val="24"/>
            <w:szCs w:val="24"/>
          </w:rPr>
          <w:t xml:space="preserve"> to</w:t>
        </w:r>
      </w:ins>
      <w:r>
        <w:rPr>
          <w:sz w:val="24"/>
          <w:szCs w:val="24"/>
        </w:rPr>
        <w:t xml:space="preserve"> charge throughout the day and enable nighttime operation. As such, the surplus of energy over an hour would be monitored to determine the practicality of storing enough energy to sustain the smart parking meter overnight until dawn. In an ideal case, the surplus should follow the following relationships.</w:t>
      </w:r>
    </w:p>
    <w:p w14:paraId="37557669" w14:textId="77777777" w:rsidR="00D63AA6" w:rsidRDefault="00D63AA6" w:rsidP="00D63AA6">
      <w:pPr>
        <w:pBdr>
          <w:top w:val="nil"/>
          <w:left w:val="nil"/>
          <w:bottom w:val="nil"/>
          <w:right w:val="nil"/>
          <w:between w:val="nil"/>
        </w:pBdr>
        <w:spacing w:line="480" w:lineRule="auto"/>
        <w:ind w:left="720" w:right="0" w:firstLine="360"/>
        <w:jc w:val="both"/>
        <w:rPr>
          <w:sz w:val="24"/>
          <w:szCs w:val="24"/>
        </w:rPr>
      </w:pPr>
      <m:oMathPara>
        <m:oMath>
          <m:sSub>
            <m:sSubPr>
              <m:ctrlPr>
                <w:rPr>
                  <w:rFonts w:ascii="Cambria Math" w:hAnsi="Cambria Math"/>
                  <w:sz w:val="24"/>
                  <w:szCs w:val="24"/>
                </w:rPr>
              </m:ctrlPr>
            </m:sSubPr>
            <m:e>
              <m:r>
                <w:rPr>
                  <w:rFonts w:ascii="Cambria Math" w:hAnsi="Cambria Math"/>
                  <w:sz w:val="24"/>
                  <w:szCs w:val="24"/>
                </w:rPr>
                <m:t>Power</m:t>
              </m:r>
            </m:e>
            <m:sub>
              <m:r>
                <w:rPr>
                  <w:rFonts w:ascii="Cambria Math" w:hAnsi="Cambria Math"/>
                  <w:sz w:val="24"/>
                  <w:szCs w:val="24"/>
                </w:rPr>
                <m:t>stored in rechargeable batteries</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Power</m:t>
              </m:r>
            </m:e>
            <m:sub>
              <m:r>
                <w:rPr>
                  <w:rFonts w:ascii="Cambria Math" w:hAnsi="Cambria Math"/>
                  <w:sz w:val="24"/>
                  <w:szCs w:val="24"/>
                </w:rPr>
                <m:t>generated by solar</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Power</m:t>
              </m:r>
            </m:e>
            <m:sub>
              <m:r>
                <w:rPr>
                  <w:rFonts w:ascii="Cambria Math" w:hAnsi="Cambria Math"/>
                  <w:sz w:val="24"/>
                  <w:szCs w:val="24"/>
                </w:rPr>
                <m:t>consumed by electronics</m:t>
              </m:r>
            </m:sub>
          </m:sSub>
        </m:oMath>
      </m:oMathPara>
    </w:p>
    <w:p w14:paraId="64AC6346" w14:textId="77777777" w:rsidR="00D63AA6" w:rsidRDefault="00D63AA6" w:rsidP="00D63AA6">
      <w:pPr>
        <w:spacing w:line="480" w:lineRule="auto"/>
        <w:ind w:left="0" w:right="0"/>
        <w:jc w:val="both"/>
        <w:rPr>
          <w:sz w:val="24"/>
          <w:szCs w:val="24"/>
        </w:rPr>
      </w:pPr>
      <m:oMathPara>
        <m:oMath>
          <m:sSub>
            <m:sSubPr>
              <m:ctrlPr>
                <w:rPr>
                  <w:rFonts w:ascii="Cambria Math" w:hAnsi="Cambria Math"/>
                  <w:sz w:val="24"/>
                  <w:szCs w:val="24"/>
                </w:rPr>
              </m:ctrlPr>
            </m:sSubPr>
            <m:e>
              <m:r>
                <w:rPr>
                  <w:rFonts w:ascii="Cambria Math" w:hAnsi="Cambria Math"/>
                  <w:sz w:val="24"/>
                  <w:szCs w:val="24"/>
                </w:rPr>
                <m:t>Electric Charge</m:t>
              </m:r>
            </m:e>
            <m:sub>
              <m:r>
                <w:rPr>
                  <w:rFonts w:ascii="Cambria Math" w:hAnsi="Cambria Math"/>
                  <w:sz w:val="24"/>
                  <w:szCs w:val="24"/>
                </w:rPr>
                <m:t>consumed by electronics overnight</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Power</m:t>
              </m:r>
            </m:e>
            <m:sub>
              <m:r>
                <w:rPr>
                  <w:rFonts w:ascii="Cambria Math" w:hAnsi="Cambria Math"/>
                  <w:sz w:val="24"/>
                  <w:szCs w:val="24"/>
                </w:rPr>
                <m:t>stored in rechargeable batteries</m:t>
              </m:r>
            </m:sub>
          </m:sSub>
          <m:sSub>
            <m:sSubPr>
              <m:ctrlPr>
                <w:rPr>
                  <w:rFonts w:ascii="Cambria Math" w:hAnsi="Cambria Math"/>
                  <w:sz w:val="24"/>
                  <w:szCs w:val="24"/>
                </w:rPr>
              </m:ctrlPr>
            </m:sSubPr>
            <m:e>
              <m:r>
                <w:rPr>
                  <w:rFonts w:ascii="Cambria Math" w:hAnsi="Cambria Math"/>
                  <w:sz w:val="24"/>
                  <w:szCs w:val="24"/>
                </w:rPr>
                <m:t xml:space="preserve"> Time</m:t>
              </m:r>
            </m:e>
            <m:sub>
              <m:r>
                <w:rPr>
                  <w:rFonts w:ascii="Cambria Math" w:hAnsi="Cambria Math"/>
                  <w:sz w:val="24"/>
                  <w:szCs w:val="24"/>
                </w:rPr>
                <m:t>dusk to dawn</m:t>
              </m:r>
            </m:sub>
          </m:sSub>
        </m:oMath>
      </m:oMathPara>
    </w:p>
    <w:p w14:paraId="4469590F" w14:textId="77777777" w:rsidR="00D63AA6" w:rsidRDefault="00D63AA6" w:rsidP="00D63AA6">
      <w:pPr>
        <w:spacing w:line="480" w:lineRule="auto"/>
        <w:ind w:left="2160" w:right="0" w:firstLine="720"/>
        <w:jc w:val="both"/>
        <w:rPr>
          <w:sz w:val="24"/>
          <w:szCs w:val="24"/>
        </w:rPr>
      </w:pPr>
      <m:oMathPara>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Power</m:t>
              </m:r>
            </m:e>
            <m:sub>
              <m:r>
                <w:rPr>
                  <w:rFonts w:ascii="Cambria Math" w:hAnsi="Cambria Math"/>
                  <w:sz w:val="24"/>
                  <w:szCs w:val="24"/>
                </w:rPr>
                <m:t>generated by solar</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Power</m:t>
              </m:r>
            </m:e>
            <m:sub>
              <m:r>
                <w:rPr>
                  <w:rFonts w:ascii="Cambria Math" w:hAnsi="Cambria Math"/>
                  <w:sz w:val="24"/>
                  <w:szCs w:val="24"/>
                </w:rPr>
                <m:t>consumed by electronics</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 xml:space="preserve"> Time</m:t>
              </m:r>
            </m:e>
            <m:sub>
              <m:r>
                <w:rPr>
                  <w:rFonts w:ascii="Cambria Math" w:hAnsi="Cambria Math"/>
                  <w:sz w:val="24"/>
                  <w:szCs w:val="24"/>
                </w:rPr>
                <m:t>dusk to dawn</m:t>
              </m:r>
            </m:sub>
          </m:sSub>
        </m:oMath>
      </m:oMathPara>
    </w:p>
    <w:p w14:paraId="353E14CF" w14:textId="77777777" w:rsidR="00D63AA6" w:rsidRPr="00D63AA6" w:rsidRDefault="00D63AA6" w:rsidP="00D63AA6">
      <w:pPr>
        <w:keepLines/>
        <w:pBdr>
          <w:top w:val="nil"/>
          <w:left w:val="nil"/>
          <w:bottom w:val="nil"/>
          <w:right w:val="nil"/>
          <w:between w:val="nil"/>
        </w:pBdr>
        <w:ind w:left="648" w:right="0"/>
        <w:jc w:val="both"/>
        <w:rPr>
          <w:b/>
          <w:sz w:val="28"/>
          <w:szCs w:val="28"/>
        </w:rPr>
      </w:pPr>
    </w:p>
    <w:p w14:paraId="07588660" w14:textId="6A27C9BE" w:rsidR="00D63AA6" w:rsidRDefault="006963A4" w:rsidP="00D63AA6">
      <w:pPr>
        <w:pStyle w:val="ListParagraph"/>
        <w:keepLines/>
        <w:numPr>
          <w:ilvl w:val="1"/>
          <w:numId w:val="15"/>
        </w:numPr>
        <w:pBdr>
          <w:top w:val="nil"/>
          <w:left w:val="nil"/>
          <w:bottom w:val="nil"/>
          <w:right w:val="nil"/>
          <w:between w:val="nil"/>
        </w:pBdr>
        <w:ind w:left="1080" w:right="0"/>
        <w:jc w:val="both"/>
        <w:rPr>
          <w:b/>
          <w:sz w:val="28"/>
          <w:szCs w:val="28"/>
        </w:rPr>
      </w:pPr>
      <w:r w:rsidRPr="00D63AA6">
        <w:rPr>
          <w:b/>
          <w:sz w:val="28"/>
          <w:szCs w:val="28"/>
        </w:rPr>
        <w:lastRenderedPageBreak/>
        <w:t>Codes and Standards</w:t>
      </w:r>
    </w:p>
    <w:p w14:paraId="1373790F" w14:textId="4FF7F1AA" w:rsidR="00D63AA6" w:rsidRDefault="00D63AA6" w:rsidP="00D63AA6">
      <w:pPr>
        <w:pStyle w:val="ListParagraph"/>
        <w:keepLines/>
        <w:pBdr>
          <w:top w:val="nil"/>
          <w:left w:val="nil"/>
          <w:bottom w:val="nil"/>
          <w:right w:val="nil"/>
          <w:between w:val="nil"/>
        </w:pBdr>
        <w:ind w:left="1080" w:right="0"/>
        <w:jc w:val="both"/>
        <w:rPr>
          <w:b/>
          <w:sz w:val="28"/>
          <w:szCs w:val="28"/>
        </w:rPr>
      </w:pPr>
    </w:p>
    <w:p w14:paraId="504864BE" w14:textId="77777777" w:rsidR="00D63AA6" w:rsidRDefault="00D63AA6" w:rsidP="00D63AA6">
      <w:pPr>
        <w:keepLines/>
        <w:pBdr>
          <w:top w:val="nil"/>
          <w:left w:val="nil"/>
          <w:bottom w:val="nil"/>
          <w:right w:val="nil"/>
          <w:between w:val="nil"/>
        </w:pBdr>
        <w:spacing w:line="480" w:lineRule="auto"/>
        <w:ind w:left="0" w:right="0" w:firstLine="648"/>
        <w:jc w:val="both"/>
        <w:rPr>
          <w:sz w:val="24"/>
          <w:szCs w:val="24"/>
        </w:rPr>
      </w:pPr>
      <w:r>
        <w:rPr>
          <w:sz w:val="24"/>
          <w:szCs w:val="24"/>
        </w:rPr>
        <w:t>The most significant codes and standards that apply to the smart parking meter design are listed below.</w:t>
      </w:r>
    </w:p>
    <w:p w14:paraId="044DA5AB" w14:textId="77777777" w:rsidR="00D63AA6" w:rsidRDefault="00D63AA6" w:rsidP="00D63AA6">
      <w:pPr>
        <w:numPr>
          <w:ilvl w:val="0"/>
          <w:numId w:val="8"/>
        </w:numPr>
        <w:spacing w:line="480" w:lineRule="auto"/>
        <w:ind w:left="1080" w:right="0"/>
        <w:jc w:val="both"/>
        <w:rPr>
          <w:sz w:val="24"/>
          <w:szCs w:val="24"/>
        </w:rPr>
      </w:pPr>
      <w:r>
        <w:rPr>
          <w:sz w:val="24"/>
          <w:szCs w:val="24"/>
          <w:u w:val="single"/>
        </w:rPr>
        <w:t>Section 150-94: all-night parking.</w:t>
      </w:r>
      <w:r>
        <w:rPr>
          <w:sz w:val="24"/>
          <w:szCs w:val="24"/>
        </w:rPr>
        <w:t xml:space="preserve"> This code states that no person shall park between the hours of 1:00 AM and 6:00 AM in a </w:t>
      </w:r>
      <w:proofErr w:type="gramStart"/>
      <w:r>
        <w:rPr>
          <w:sz w:val="24"/>
          <w:szCs w:val="24"/>
        </w:rPr>
        <w:t>particular area</w:t>
      </w:r>
      <w:proofErr w:type="gramEnd"/>
      <w:r>
        <w:rPr>
          <w:sz w:val="24"/>
          <w:szCs w:val="24"/>
        </w:rPr>
        <w:t xml:space="preserve"> of Atlanta [4]. This code affects the operation and timing of the smart parking meters. The smart parking meters will not accept payments in these areas during restricted time frame.</w:t>
      </w:r>
    </w:p>
    <w:p w14:paraId="31D94007" w14:textId="77777777" w:rsidR="00D63AA6" w:rsidRDefault="00D63AA6" w:rsidP="00D63AA6">
      <w:pPr>
        <w:numPr>
          <w:ilvl w:val="0"/>
          <w:numId w:val="8"/>
        </w:numPr>
        <w:spacing w:line="480" w:lineRule="auto"/>
        <w:ind w:left="1080" w:right="0"/>
        <w:jc w:val="both"/>
        <w:rPr>
          <w:sz w:val="24"/>
          <w:szCs w:val="24"/>
        </w:rPr>
      </w:pPr>
      <w:r>
        <w:rPr>
          <w:sz w:val="24"/>
          <w:szCs w:val="24"/>
          <w:u w:val="single"/>
        </w:rPr>
        <w:t>C57.12.28-2014 - IEEE Standard for Pad-Mounted Equipment--Enclosure Integrity.</w:t>
      </w:r>
      <w:r>
        <w:rPr>
          <w:sz w:val="24"/>
          <w:szCs w:val="24"/>
        </w:rPr>
        <w:t xml:space="preserve"> This standard specifies enclosure specifications for high voltage electronics located outdoors [5]. Although the smart parking meter design is not high voltage, these environmental protection techniques will still apply.</w:t>
      </w:r>
    </w:p>
    <w:p w14:paraId="767A1B24" w14:textId="77777777" w:rsidR="00D63AA6" w:rsidRDefault="00D63AA6" w:rsidP="00D63AA6">
      <w:pPr>
        <w:numPr>
          <w:ilvl w:val="0"/>
          <w:numId w:val="8"/>
        </w:numPr>
        <w:spacing w:line="480" w:lineRule="auto"/>
        <w:ind w:left="1080" w:right="0"/>
        <w:jc w:val="both"/>
        <w:rPr>
          <w:sz w:val="24"/>
          <w:szCs w:val="24"/>
        </w:rPr>
      </w:pPr>
      <w:r>
        <w:rPr>
          <w:sz w:val="24"/>
          <w:szCs w:val="24"/>
          <w:u w:val="single"/>
        </w:rPr>
        <w:t>GPS Standard Positioning Service (SPS) Performance Standard-4th Edition.</w:t>
      </w:r>
      <w:r>
        <w:rPr>
          <w:sz w:val="24"/>
          <w:szCs w:val="24"/>
        </w:rPr>
        <w:t xml:space="preserve"> This standard specifies the accuracy expected from GPS when integrating location data in the app [6].</w:t>
      </w:r>
    </w:p>
    <w:p w14:paraId="457022AC" w14:textId="77777777" w:rsidR="00D63AA6" w:rsidRDefault="00D63AA6" w:rsidP="00D63AA6">
      <w:pPr>
        <w:numPr>
          <w:ilvl w:val="0"/>
          <w:numId w:val="8"/>
        </w:numPr>
        <w:spacing w:line="480" w:lineRule="auto"/>
        <w:ind w:left="1080" w:right="0"/>
        <w:jc w:val="both"/>
        <w:rPr>
          <w:sz w:val="24"/>
          <w:szCs w:val="24"/>
        </w:rPr>
      </w:pPr>
      <w:r>
        <w:rPr>
          <w:sz w:val="24"/>
          <w:szCs w:val="24"/>
          <w:u w:val="single"/>
        </w:rPr>
        <w:t>IMT-2000.</w:t>
      </w:r>
      <w:r>
        <w:rPr>
          <w:sz w:val="24"/>
          <w:szCs w:val="24"/>
        </w:rPr>
        <w:t xml:space="preserve"> This group of standards sets the frequency and data transmission protocols used for 1G, 2G, and 3G communication [7]. The smart parking meter design required Internet connectivity over wireless networks, so the standard</w:t>
      </w:r>
      <w:ins w:id="51" w:author="Michael Knudson" w:date="2019-11-18T23:57:00Z">
        <w:r>
          <w:rPr>
            <w:sz w:val="24"/>
            <w:szCs w:val="24"/>
          </w:rPr>
          <w:t>s</w:t>
        </w:r>
      </w:ins>
      <w:r>
        <w:rPr>
          <w:sz w:val="24"/>
          <w:szCs w:val="24"/>
        </w:rPr>
        <w:t xml:space="preserve"> are essential to understand the nature of the transmission the meter must use to transmit and receive data.</w:t>
      </w:r>
    </w:p>
    <w:p w14:paraId="75FEEFF4" w14:textId="0C29E039" w:rsidR="00D63AA6" w:rsidRDefault="00D63AA6" w:rsidP="00D63AA6">
      <w:pPr>
        <w:pStyle w:val="ListParagraph"/>
        <w:keepLines/>
        <w:pBdr>
          <w:top w:val="nil"/>
          <w:left w:val="nil"/>
          <w:bottom w:val="nil"/>
          <w:right w:val="nil"/>
          <w:between w:val="nil"/>
        </w:pBdr>
        <w:ind w:left="1080" w:right="0"/>
        <w:jc w:val="both"/>
        <w:rPr>
          <w:b/>
          <w:sz w:val="28"/>
          <w:szCs w:val="28"/>
        </w:rPr>
      </w:pPr>
    </w:p>
    <w:p w14:paraId="3D8B98DD" w14:textId="2F742BEE" w:rsidR="0021112A" w:rsidRDefault="0021112A" w:rsidP="00D63AA6">
      <w:pPr>
        <w:pStyle w:val="ListParagraph"/>
        <w:keepLines/>
        <w:pBdr>
          <w:top w:val="nil"/>
          <w:left w:val="nil"/>
          <w:bottom w:val="nil"/>
          <w:right w:val="nil"/>
          <w:between w:val="nil"/>
        </w:pBdr>
        <w:ind w:left="1080" w:right="0"/>
        <w:jc w:val="both"/>
        <w:rPr>
          <w:b/>
          <w:sz w:val="28"/>
          <w:szCs w:val="28"/>
        </w:rPr>
      </w:pPr>
    </w:p>
    <w:p w14:paraId="16C6148B" w14:textId="480ECC1F" w:rsidR="0021112A" w:rsidRDefault="0021112A" w:rsidP="00D63AA6">
      <w:pPr>
        <w:pStyle w:val="ListParagraph"/>
        <w:keepLines/>
        <w:pBdr>
          <w:top w:val="nil"/>
          <w:left w:val="nil"/>
          <w:bottom w:val="nil"/>
          <w:right w:val="nil"/>
          <w:between w:val="nil"/>
        </w:pBdr>
        <w:ind w:left="1080" w:right="0"/>
        <w:jc w:val="both"/>
        <w:rPr>
          <w:b/>
          <w:sz w:val="28"/>
          <w:szCs w:val="28"/>
        </w:rPr>
      </w:pPr>
    </w:p>
    <w:p w14:paraId="7AB9A0DE" w14:textId="3E5D5C29" w:rsidR="0021112A" w:rsidRDefault="0021112A" w:rsidP="00D63AA6">
      <w:pPr>
        <w:pStyle w:val="ListParagraph"/>
        <w:keepLines/>
        <w:pBdr>
          <w:top w:val="nil"/>
          <w:left w:val="nil"/>
          <w:bottom w:val="nil"/>
          <w:right w:val="nil"/>
          <w:between w:val="nil"/>
        </w:pBdr>
        <w:ind w:left="1080" w:right="0"/>
        <w:jc w:val="both"/>
        <w:rPr>
          <w:b/>
          <w:sz w:val="28"/>
          <w:szCs w:val="28"/>
        </w:rPr>
      </w:pPr>
    </w:p>
    <w:p w14:paraId="1EA55FF2" w14:textId="495E9297" w:rsidR="0021112A" w:rsidRDefault="0021112A" w:rsidP="00D63AA6">
      <w:pPr>
        <w:pStyle w:val="ListParagraph"/>
        <w:keepLines/>
        <w:pBdr>
          <w:top w:val="nil"/>
          <w:left w:val="nil"/>
          <w:bottom w:val="nil"/>
          <w:right w:val="nil"/>
          <w:between w:val="nil"/>
        </w:pBdr>
        <w:ind w:left="1080" w:right="0"/>
        <w:jc w:val="both"/>
        <w:rPr>
          <w:b/>
          <w:sz w:val="28"/>
          <w:szCs w:val="28"/>
        </w:rPr>
      </w:pPr>
    </w:p>
    <w:p w14:paraId="4C2A963A" w14:textId="18D21414" w:rsidR="0021112A" w:rsidRDefault="0021112A" w:rsidP="00D63AA6">
      <w:pPr>
        <w:pStyle w:val="ListParagraph"/>
        <w:keepLines/>
        <w:pBdr>
          <w:top w:val="nil"/>
          <w:left w:val="nil"/>
          <w:bottom w:val="nil"/>
          <w:right w:val="nil"/>
          <w:between w:val="nil"/>
        </w:pBdr>
        <w:ind w:left="1080" w:right="0"/>
        <w:jc w:val="both"/>
        <w:rPr>
          <w:b/>
          <w:sz w:val="28"/>
          <w:szCs w:val="28"/>
        </w:rPr>
      </w:pPr>
    </w:p>
    <w:p w14:paraId="4E58F10C" w14:textId="45243286" w:rsidR="0021112A" w:rsidRDefault="0021112A" w:rsidP="00D63AA6">
      <w:pPr>
        <w:pStyle w:val="ListParagraph"/>
        <w:keepLines/>
        <w:pBdr>
          <w:top w:val="nil"/>
          <w:left w:val="nil"/>
          <w:bottom w:val="nil"/>
          <w:right w:val="nil"/>
          <w:between w:val="nil"/>
        </w:pBdr>
        <w:ind w:left="1080" w:right="0"/>
        <w:jc w:val="both"/>
        <w:rPr>
          <w:b/>
          <w:sz w:val="28"/>
          <w:szCs w:val="28"/>
        </w:rPr>
      </w:pPr>
    </w:p>
    <w:p w14:paraId="18B31E5E" w14:textId="77777777" w:rsidR="0021112A" w:rsidRDefault="0021112A" w:rsidP="00D63AA6">
      <w:pPr>
        <w:pStyle w:val="ListParagraph"/>
        <w:keepLines/>
        <w:pBdr>
          <w:top w:val="nil"/>
          <w:left w:val="nil"/>
          <w:bottom w:val="nil"/>
          <w:right w:val="nil"/>
          <w:between w:val="nil"/>
        </w:pBdr>
        <w:ind w:left="1080" w:right="0"/>
        <w:jc w:val="both"/>
        <w:rPr>
          <w:b/>
          <w:sz w:val="28"/>
          <w:szCs w:val="28"/>
        </w:rPr>
      </w:pPr>
    </w:p>
    <w:p w14:paraId="1FCA9646" w14:textId="39F3C78F" w:rsidR="00D63AA6" w:rsidRPr="00D63AA6" w:rsidRDefault="006963A4" w:rsidP="00D63AA6">
      <w:pPr>
        <w:pStyle w:val="ListParagraph"/>
        <w:keepLines/>
        <w:numPr>
          <w:ilvl w:val="0"/>
          <w:numId w:val="15"/>
        </w:numPr>
        <w:pBdr>
          <w:top w:val="nil"/>
          <w:left w:val="nil"/>
          <w:bottom w:val="nil"/>
          <w:right w:val="nil"/>
          <w:between w:val="nil"/>
        </w:pBdr>
        <w:ind w:right="0"/>
        <w:jc w:val="both"/>
        <w:rPr>
          <w:b/>
          <w:sz w:val="28"/>
          <w:szCs w:val="28"/>
        </w:rPr>
      </w:pPr>
      <w:r w:rsidRPr="00D63AA6">
        <w:rPr>
          <w:b/>
          <w:sz w:val="32"/>
          <w:szCs w:val="32"/>
        </w:rPr>
        <w:lastRenderedPageBreak/>
        <w:t>Project Demonstration</w:t>
      </w:r>
    </w:p>
    <w:p w14:paraId="583B8167" w14:textId="7DE03F0E" w:rsidR="00D63AA6" w:rsidRDefault="00D63AA6" w:rsidP="00D63AA6">
      <w:pPr>
        <w:pStyle w:val="ListParagraph"/>
        <w:keepLines/>
        <w:pBdr>
          <w:top w:val="nil"/>
          <w:left w:val="nil"/>
          <w:bottom w:val="nil"/>
          <w:right w:val="nil"/>
          <w:between w:val="nil"/>
        </w:pBdr>
        <w:ind w:left="360" w:right="0"/>
        <w:jc w:val="both"/>
        <w:rPr>
          <w:b/>
          <w:sz w:val="32"/>
          <w:szCs w:val="32"/>
        </w:rPr>
      </w:pPr>
    </w:p>
    <w:p w14:paraId="115A3A95" w14:textId="77777777" w:rsidR="00D63AA6" w:rsidRDefault="00D63AA6" w:rsidP="00D63AA6">
      <w:pPr>
        <w:keepLines/>
        <w:pBdr>
          <w:top w:val="nil"/>
          <w:left w:val="nil"/>
          <w:bottom w:val="nil"/>
          <w:right w:val="nil"/>
          <w:between w:val="nil"/>
        </w:pBdr>
        <w:spacing w:line="480" w:lineRule="auto"/>
        <w:ind w:left="0" w:right="0" w:firstLine="360"/>
        <w:jc w:val="both"/>
        <w:rPr>
          <w:sz w:val="24"/>
          <w:szCs w:val="24"/>
        </w:rPr>
      </w:pPr>
      <w:r>
        <w:rPr>
          <w:sz w:val="24"/>
          <w:szCs w:val="24"/>
        </w:rPr>
        <w:t>The demonstration will showcase the project's ability to:</w:t>
      </w:r>
    </w:p>
    <w:p w14:paraId="4D861DE0" w14:textId="77777777" w:rsidR="00D63AA6" w:rsidRDefault="00D63AA6" w:rsidP="00D63AA6">
      <w:pPr>
        <w:keepLines/>
        <w:numPr>
          <w:ilvl w:val="0"/>
          <w:numId w:val="13"/>
        </w:numPr>
        <w:spacing w:line="480" w:lineRule="auto"/>
        <w:ind w:right="0" w:firstLine="360"/>
        <w:jc w:val="both"/>
        <w:rPr>
          <w:sz w:val="24"/>
          <w:szCs w:val="24"/>
        </w:rPr>
      </w:pPr>
      <w:r>
        <w:rPr>
          <w:sz w:val="24"/>
          <w:szCs w:val="24"/>
        </w:rPr>
        <w:t>Allow a user to start a parking session with mobile-based payment</w:t>
      </w:r>
    </w:p>
    <w:p w14:paraId="2D34F99C" w14:textId="77777777" w:rsidR="00D63AA6" w:rsidRDefault="00D63AA6" w:rsidP="00D63AA6">
      <w:pPr>
        <w:keepLines/>
        <w:numPr>
          <w:ilvl w:val="0"/>
          <w:numId w:val="13"/>
        </w:numPr>
        <w:pBdr>
          <w:top w:val="nil"/>
          <w:left w:val="nil"/>
          <w:bottom w:val="nil"/>
          <w:right w:val="nil"/>
          <w:between w:val="nil"/>
        </w:pBdr>
        <w:spacing w:line="480" w:lineRule="auto"/>
        <w:ind w:right="0" w:firstLine="360"/>
        <w:jc w:val="both"/>
        <w:rPr>
          <w:sz w:val="24"/>
          <w:szCs w:val="24"/>
        </w:rPr>
      </w:pPr>
      <w:r>
        <w:rPr>
          <w:sz w:val="24"/>
          <w:szCs w:val="24"/>
        </w:rPr>
        <w:t>Navigate a user to a parking spot</w:t>
      </w:r>
    </w:p>
    <w:p w14:paraId="6458AA57" w14:textId="77777777" w:rsidR="00D63AA6" w:rsidRDefault="00D63AA6" w:rsidP="00D63AA6">
      <w:pPr>
        <w:keepLines/>
        <w:numPr>
          <w:ilvl w:val="0"/>
          <w:numId w:val="13"/>
        </w:numPr>
        <w:spacing w:line="480" w:lineRule="auto"/>
        <w:ind w:right="0" w:firstLine="360"/>
        <w:jc w:val="both"/>
        <w:rPr>
          <w:sz w:val="24"/>
          <w:szCs w:val="24"/>
        </w:rPr>
      </w:pPr>
      <w:r>
        <w:rPr>
          <w:sz w:val="24"/>
          <w:szCs w:val="24"/>
        </w:rPr>
        <w:t>Reroute navigation when destination is taken by non-app user</w:t>
      </w:r>
    </w:p>
    <w:p w14:paraId="388BAF30" w14:textId="77777777" w:rsidR="00D63AA6" w:rsidRDefault="00D63AA6" w:rsidP="00D63AA6">
      <w:pPr>
        <w:keepLines/>
        <w:numPr>
          <w:ilvl w:val="0"/>
          <w:numId w:val="13"/>
        </w:numPr>
        <w:pBdr>
          <w:top w:val="nil"/>
          <w:left w:val="nil"/>
          <w:bottom w:val="nil"/>
          <w:right w:val="nil"/>
          <w:between w:val="nil"/>
        </w:pBdr>
        <w:spacing w:line="480" w:lineRule="auto"/>
        <w:ind w:right="0" w:firstLine="360"/>
        <w:jc w:val="both"/>
        <w:rPr>
          <w:sz w:val="24"/>
          <w:szCs w:val="24"/>
        </w:rPr>
      </w:pPr>
      <w:r>
        <w:rPr>
          <w:sz w:val="24"/>
          <w:szCs w:val="24"/>
        </w:rPr>
        <w:t>Prompt a user to end parking session</w:t>
      </w:r>
    </w:p>
    <w:p w14:paraId="61CC8746" w14:textId="77777777" w:rsidR="00D63AA6" w:rsidRDefault="00D63AA6" w:rsidP="00D63AA6">
      <w:pPr>
        <w:keepLines/>
        <w:numPr>
          <w:ilvl w:val="0"/>
          <w:numId w:val="13"/>
        </w:numPr>
        <w:pBdr>
          <w:top w:val="nil"/>
          <w:left w:val="nil"/>
          <w:bottom w:val="nil"/>
          <w:right w:val="nil"/>
          <w:between w:val="nil"/>
        </w:pBdr>
        <w:spacing w:line="480" w:lineRule="auto"/>
        <w:ind w:right="0" w:firstLine="360"/>
        <w:jc w:val="both"/>
        <w:rPr>
          <w:sz w:val="24"/>
          <w:szCs w:val="24"/>
        </w:rPr>
      </w:pPr>
      <w:r>
        <w:rPr>
          <w:sz w:val="24"/>
          <w:szCs w:val="24"/>
        </w:rPr>
        <w:t>Display parking session summary to user</w:t>
      </w:r>
    </w:p>
    <w:p w14:paraId="7E6E632A" w14:textId="77777777" w:rsidR="00D63AA6" w:rsidRDefault="00D63AA6" w:rsidP="00D63AA6">
      <w:pPr>
        <w:keepLines/>
        <w:pBdr>
          <w:top w:val="nil"/>
          <w:left w:val="nil"/>
          <w:bottom w:val="nil"/>
          <w:right w:val="nil"/>
          <w:between w:val="nil"/>
        </w:pBdr>
        <w:spacing w:line="480" w:lineRule="auto"/>
        <w:ind w:left="0" w:right="0" w:firstLine="720"/>
        <w:jc w:val="both"/>
        <w:rPr>
          <w:sz w:val="24"/>
          <w:szCs w:val="24"/>
        </w:rPr>
      </w:pPr>
      <w:r>
        <w:rPr>
          <w:sz w:val="24"/>
          <w:szCs w:val="24"/>
        </w:rPr>
        <w:t>The demonstration will accomplish the above by featuring an app user navigating to a parking spot and a non-app user competing for the same spot. The resolution of the conflict between the two users will demonstrate (1) and (2), and the successful parking session of the app-user will demonstrate (3) and (4).</w:t>
      </w:r>
    </w:p>
    <w:p w14:paraId="1EDFF8D8" w14:textId="77777777" w:rsidR="00D63AA6" w:rsidRPr="00D63AA6" w:rsidRDefault="00D63AA6" w:rsidP="00D63AA6">
      <w:pPr>
        <w:pStyle w:val="ListParagraph"/>
        <w:keepLines/>
        <w:pBdr>
          <w:top w:val="nil"/>
          <w:left w:val="nil"/>
          <w:bottom w:val="nil"/>
          <w:right w:val="nil"/>
          <w:between w:val="nil"/>
        </w:pBdr>
        <w:ind w:left="360" w:right="0"/>
        <w:jc w:val="both"/>
        <w:rPr>
          <w:b/>
          <w:sz w:val="28"/>
          <w:szCs w:val="28"/>
        </w:rPr>
      </w:pPr>
    </w:p>
    <w:p w14:paraId="55F78B6F" w14:textId="14AD0EF3" w:rsidR="0002428C" w:rsidRPr="0002428C" w:rsidRDefault="006963A4" w:rsidP="0002428C">
      <w:pPr>
        <w:pStyle w:val="ListParagraph"/>
        <w:keepLines/>
        <w:numPr>
          <w:ilvl w:val="0"/>
          <w:numId w:val="15"/>
        </w:numPr>
        <w:pBdr>
          <w:top w:val="nil"/>
          <w:left w:val="nil"/>
          <w:bottom w:val="nil"/>
          <w:right w:val="nil"/>
          <w:between w:val="nil"/>
        </w:pBdr>
        <w:ind w:right="0"/>
        <w:jc w:val="both"/>
        <w:rPr>
          <w:b/>
          <w:sz w:val="28"/>
          <w:szCs w:val="28"/>
        </w:rPr>
      </w:pPr>
      <w:commentRangeStart w:id="52"/>
      <w:r w:rsidRPr="00D63AA6">
        <w:rPr>
          <w:b/>
          <w:sz w:val="32"/>
          <w:szCs w:val="32"/>
        </w:rPr>
        <w:t>Schedule, Tasks, and Milestones</w:t>
      </w:r>
      <w:commentRangeEnd w:id="52"/>
      <w:r>
        <w:commentReference w:id="52"/>
      </w:r>
    </w:p>
    <w:p w14:paraId="4E2329C9" w14:textId="3606F5FD" w:rsidR="0002428C" w:rsidRDefault="0002428C" w:rsidP="0002428C">
      <w:pPr>
        <w:pStyle w:val="ListParagraph"/>
        <w:keepLines/>
        <w:pBdr>
          <w:top w:val="nil"/>
          <w:left w:val="nil"/>
          <w:bottom w:val="nil"/>
          <w:right w:val="nil"/>
          <w:between w:val="nil"/>
        </w:pBdr>
        <w:ind w:left="360" w:right="0"/>
        <w:jc w:val="both"/>
        <w:rPr>
          <w:b/>
          <w:sz w:val="32"/>
          <w:szCs w:val="32"/>
        </w:rPr>
      </w:pPr>
    </w:p>
    <w:p w14:paraId="5AB95B67" w14:textId="77777777" w:rsidR="0002428C" w:rsidRDefault="0002428C" w:rsidP="0002428C">
      <w:pPr>
        <w:keepLines/>
        <w:pBdr>
          <w:top w:val="nil"/>
          <w:left w:val="nil"/>
          <w:bottom w:val="nil"/>
          <w:right w:val="nil"/>
          <w:between w:val="nil"/>
        </w:pBdr>
        <w:spacing w:line="480" w:lineRule="auto"/>
        <w:ind w:left="0" w:right="0" w:firstLine="720"/>
        <w:jc w:val="both"/>
        <w:rPr>
          <w:sz w:val="24"/>
          <w:szCs w:val="24"/>
          <w:highlight w:val="yellow"/>
        </w:rPr>
      </w:pPr>
      <w:r>
        <w:rPr>
          <w:sz w:val="24"/>
          <w:szCs w:val="24"/>
        </w:rPr>
        <w:t>Meterrific will be developed starting in the Spring 2020 semester from January to April. Appendix B contains a table of preliminary tasks, the leads for those tasks, and relative risk levels. Appendix C displays a GANTT chart of all relevant tasks and milestones with their expected timelines. The critical path for the project is highlighted in red. Finally, Appendix D displays a PERT chart of all relevant tasks and milestones with their worst-case, expected, and best-case timelines along with the critical path shown with red lines. Appendix E contains a table of time expectations and delays for tasks. Based on these expectations, the probability that the project will be finished before the GT Capstone Expo is about 0.376%. However, this also includes finalizing the Project Proposal and Summary before the Expo, but the final due dates for these items will be after the Expo.</w:t>
      </w:r>
    </w:p>
    <w:p w14:paraId="4417A8F3" w14:textId="77777777" w:rsidR="0002428C" w:rsidRPr="0002428C" w:rsidRDefault="0002428C" w:rsidP="0002428C">
      <w:pPr>
        <w:pStyle w:val="ListParagraph"/>
        <w:keepLines/>
        <w:pBdr>
          <w:top w:val="nil"/>
          <w:left w:val="nil"/>
          <w:bottom w:val="nil"/>
          <w:right w:val="nil"/>
          <w:between w:val="nil"/>
        </w:pBdr>
        <w:ind w:left="360" w:right="0"/>
        <w:jc w:val="both"/>
        <w:rPr>
          <w:b/>
          <w:sz w:val="28"/>
          <w:szCs w:val="28"/>
        </w:rPr>
      </w:pPr>
    </w:p>
    <w:p w14:paraId="59EB3A98" w14:textId="77777777" w:rsidR="0002428C" w:rsidRPr="0002428C" w:rsidRDefault="006963A4" w:rsidP="0002428C">
      <w:pPr>
        <w:pStyle w:val="ListParagraph"/>
        <w:keepLines/>
        <w:numPr>
          <w:ilvl w:val="0"/>
          <w:numId w:val="15"/>
        </w:numPr>
        <w:pBdr>
          <w:top w:val="nil"/>
          <w:left w:val="nil"/>
          <w:bottom w:val="nil"/>
          <w:right w:val="nil"/>
          <w:between w:val="nil"/>
        </w:pBdr>
        <w:ind w:right="0"/>
        <w:jc w:val="both"/>
        <w:rPr>
          <w:b/>
          <w:sz w:val="28"/>
          <w:szCs w:val="28"/>
        </w:rPr>
      </w:pPr>
      <w:r w:rsidRPr="0002428C">
        <w:rPr>
          <w:b/>
          <w:sz w:val="32"/>
          <w:szCs w:val="32"/>
        </w:rPr>
        <w:lastRenderedPageBreak/>
        <w:t>Marketing and Cost Analysis</w:t>
      </w:r>
    </w:p>
    <w:p w14:paraId="64FF397D" w14:textId="510EB3CB" w:rsidR="0002428C" w:rsidRDefault="00465355" w:rsidP="0002428C">
      <w:pPr>
        <w:pStyle w:val="ListParagraph"/>
        <w:keepLines/>
        <w:numPr>
          <w:ilvl w:val="1"/>
          <w:numId w:val="15"/>
        </w:numPr>
        <w:pBdr>
          <w:top w:val="nil"/>
          <w:left w:val="nil"/>
          <w:bottom w:val="nil"/>
          <w:right w:val="nil"/>
          <w:between w:val="nil"/>
        </w:pBdr>
        <w:ind w:right="0"/>
        <w:jc w:val="both"/>
        <w:rPr>
          <w:b/>
          <w:sz w:val="28"/>
          <w:szCs w:val="28"/>
        </w:rPr>
      </w:pPr>
      <w:r>
        <w:rPr>
          <w:b/>
          <w:sz w:val="28"/>
          <w:szCs w:val="28"/>
        </w:rPr>
        <w:t xml:space="preserve"> </w:t>
      </w:r>
      <w:r w:rsidR="006963A4" w:rsidRPr="0002428C">
        <w:rPr>
          <w:b/>
          <w:sz w:val="28"/>
          <w:szCs w:val="28"/>
        </w:rPr>
        <w:t>Marketing Analysis</w:t>
      </w:r>
    </w:p>
    <w:p w14:paraId="66264AEB" w14:textId="6615191F" w:rsidR="0002428C" w:rsidRDefault="0002428C" w:rsidP="0002428C">
      <w:pPr>
        <w:pStyle w:val="ListParagraph"/>
        <w:keepLines/>
        <w:pBdr>
          <w:top w:val="nil"/>
          <w:left w:val="nil"/>
          <w:bottom w:val="nil"/>
          <w:right w:val="nil"/>
          <w:between w:val="nil"/>
        </w:pBdr>
        <w:ind w:left="792" w:right="0"/>
        <w:jc w:val="both"/>
        <w:rPr>
          <w:b/>
          <w:sz w:val="28"/>
          <w:szCs w:val="28"/>
        </w:rPr>
      </w:pPr>
    </w:p>
    <w:p w14:paraId="6E4DACF2" w14:textId="77777777" w:rsidR="0002428C" w:rsidRDefault="0002428C" w:rsidP="0002428C">
      <w:pPr>
        <w:keepLines/>
        <w:pBdr>
          <w:top w:val="nil"/>
          <w:left w:val="nil"/>
          <w:bottom w:val="nil"/>
          <w:right w:val="nil"/>
          <w:between w:val="nil"/>
        </w:pBdr>
        <w:spacing w:line="480" w:lineRule="auto"/>
        <w:ind w:left="0" w:right="0" w:firstLine="720"/>
        <w:jc w:val="both"/>
        <w:rPr>
          <w:sz w:val="24"/>
          <w:szCs w:val="24"/>
        </w:rPr>
      </w:pPr>
      <w:r>
        <w:rPr>
          <w:sz w:val="24"/>
          <w:szCs w:val="24"/>
        </w:rPr>
        <w:t xml:space="preserve">The market for parking meters is different than the traditional user-based commercial market typical of IoT devices, as government entities typically choose a supplier of parking meters for either </w:t>
      </w:r>
      <w:ins w:id="53" w:author="Michael Knudson" w:date="2019-11-19T00:00:00Z">
        <w:r>
          <w:rPr>
            <w:sz w:val="24"/>
            <w:szCs w:val="24"/>
          </w:rPr>
          <w:t>a city sector or an entire city</w:t>
        </w:r>
      </w:ins>
      <w:del w:id="54" w:author="Michael Knudson" w:date="2019-11-19T00:00:00Z">
        <w:r>
          <w:rPr>
            <w:sz w:val="24"/>
            <w:szCs w:val="24"/>
          </w:rPr>
          <w:delText>city sectors or entire cities</w:delText>
        </w:r>
      </w:del>
      <w:r>
        <w:rPr>
          <w:sz w:val="24"/>
          <w:szCs w:val="24"/>
        </w:rPr>
        <w:t xml:space="preserve"> [8]. Rather than targeting individual users, </w:t>
      </w:r>
      <w:proofErr w:type="spellStart"/>
      <w:r>
        <w:rPr>
          <w:sz w:val="24"/>
          <w:szCs w:val="24"/>
        </w:rPr>
        <w:t>Meteriffic</w:t>
      </w:r>
      <w:proofErr w:type="spellEnd"/>
      <w:r>
        <w:rPr>
          <w:sz w:val="24"/>
          <w:szCs w:val="24"/>
        </w:rPr>
        <w:t xml:space="preserve"> will target these government entities and provide evidence that the product is sufficiently durable</w:t>
      </w:r>
      <w:ins w:id="55" w:author="Michael Knudson" w:date="2019-11-19T00:01:00Z">
        <w:r>
          <w:rPr>
            <w:sz w:val="24"/>
            <w:szCs w:val="24"/>
          </w:rPr>
          <w:t>, affordable,</w:t>
        </w:r>
      </w:ins>
      <w:r>
        <w:rPr>
          <w:sz w:val="24"/>
          <w:szCs w:val="24"/>
        </w:rPr>
        <w:t xml:space="preserve"> and has the optimal feature set for end users. </w:t>
      </w:r>
      <w:proofErr w:type="spellStart"/>
      <w:r>
        <w:rPr>
          <w:sz w:val="24"/>
          <w:szCs w:val="24"/>
        </w:rPr>
        <w:t>Meteriffic’s</w:t>
      </w:r>
      <w:proofErr w:type="spellEnd"/>
      <w:r>
        <w:rPr>
          <w:sz w:val="24"/>
          <w:szCs w:val="24"/>
        </w:rPr>
        <w:t xml:space="preserve"> main competitors are traditional single-space parking meters, smart single-space parking meters, and multi-space parking systems. Traditional single-space parking meters are less expensive than </w:t>
      </w:r>
      <w:proofErr w:type="spellStart"/>
      <w:r>
        <w:rPr>
          <w:sz w:val="24"/>
          <w:szCs w:val="24"/>
        </w:rPr>
        <w:t>Meteriffic’s</w:t>
      </w:r>
      <w:proofErr w:type="spellEnd"/>
      <w:r>
        <w:rPr>
          <w:sz w:val="24"/>
          <w:szCs w:val="24"/>
        </w:rPr>
        <w:t xml:space="preserve"> solution, but limited in feature set, as they do not implement internet connectivity [9]. Duncan is the main manufacturer of traditional single-space meters. Smart single-space parking meters are similar in price to </w:t>
      </w:r>
      <w:proofErr w:type="spellStart"/>
      <w:r>
        <w:rPr>
          <w:sz w:val="24"/>
          <w:szCs w:val="24"/>
        </w:rPr>
        <w:t>Meteriffic’s</w:t>
      </w:r>
      <w:proofErr w:type="spellEnd"/>
      <w:r>
        <w:rPr>
          <w:sz w:val="24"/>
          <w:szCs w:val="24"/>
        </w:rPr>
        <w:t xml:space="preserve"> </w:t>
      </w:r>
      <w:proofErr w:type="gramStart"/>
      <w:r>
        <w:rPr>
          <w:sz w:val="24"/>
          <w:szCs w:val="24"/>
        </w:rPr>
        <w:t>solution, but</w:t>
      </w:r>
      <w:proofErr w:type="gramEnd"/>
      <w:r>
        <w:rPr>
          <w:sz w:val="24"/>
          <w:szCs w:val="24"/>
        </w:rPr>
        <w:t xml:space="preserve"> lack key features such as parking space navigation and usage of parking meters without an app. </w:t>
      </w:r>
      <w:proofErr w:type="spellStart"/>
      <w:r>
        <w:rPr>
          <w:sz w:val="24"/>
          <w:szCs w:val="24"/>
        </w:rPr>
        <w:t>Meteriffic’s</w:t>
      </w:r>
      <w:proofErr w:type="spellEnd"/>
      <w:r>
        <w:rPr>
          <w:sz w:val="24"/>
          <w:szCs w:val="24"/>
        </w:rPr>
        <w:t xml:space="preserve"> solution would provide these features. </w:t>
      </w:r>
      <w:proofErr w:type="spellStart"/>
      <w:r>
        <w:rPr>
          <w:sz w:val="24"/>
          <w:szCs w:val="24"/>
        </w:rPr>
        <w:t>Parkmobile</w:t>
      </w:r>
      <w:proofErr w:type="spellEnd"/>
      <w:r>
        <w:rPr>
          <w:sz w:val="24"/>
          <w:szCs w:val="24"/>
        </w:rPr>
        <w:t xml:space="preserve"> implements the most widely-used smart single-space parking meter solution, which allows for space reservation and real-time pay-to-park capability [10]. Multi-space parking solutions are more expensive than Meterrific’s solution, but do not track the status of independent parking spaces or provide navigation to free parking spaces. </w:t>
      </w:r>
      <w:proofErr w:type="spellStart"/>
      <w:r>
        <w:rPr>
          <w:sz w:val="24"/>
          <w:szCs w:val="24"/>
        </w:rPr>
        <w:t>Parkeon’s</w:t>
      </w:r>
      <w:proofErr w:type="spellEnd"/>
      <w:r>
        <w:rPr>
          <w:sz w:val="24"/>
          <w:szCs w:val="24"/>
        </w:rPr>
        <w:t xml:space="preserve"> Strada Evolution is one of the most dominant multi-space parking solutions [11]. A complete table of costs for competing parking solutions can be found in table 7.1.</w:t>
      </w:r>
    </w:p>
    <w:p w14:paraId="34F0B241" w14:textId="77777777" w:rsidR="0002428C" w:rsidRDefault="0002428C" w:rsidP="0002428C">
      <w:pPr>
        <w:keepLines/>
        <w:pBdr>
          <w:top w:val="nil"/>
          <w:left w:val="nil"/>
          <w:bottom w:val="nil"/>
          <w:right w:val="nil"/>
          <w:between w:val="nil"/>
        </w:pBdr>
        <w:spacing w:line="480" w:lineRule="auto"/>
        <w:ind w:left="0" w:right="0"/>
        <w:jc w:val="center"/>
        <w:rPr>
          <w:sz w:val="24"/>
          <w:szCs w:val="24"/>
        </w:rPr>
      </w:pPr>
      <w:r>
        <w:rPr>
          <w:sz w:val="24"/>
          <w:szCs w:val="24"/>
        </w:rPr>
        <w:t>Table 7.1 Cost Comparison for Competing Parking Solutions [8]</w:t>
      </w:r>
    </w:p>
    <w:tbl>
      <w:tblPr>
        <w:tblStyle w:val="a7"/>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3300"/>
        <w:gridCol w:w="3465"/>
      </w:tblGrid>
      <w:tr w:rsidR="0002428C" w14:paraId="554A3655" w14:textId="77777777" w:rsidTr="006E0875">
        <w:tc>
          <w:tcPr>
            <w:tcW w:w="3300" w:type="dxa"/>
            <w:shd w:val="clear" w:color="auto" w:fill="000000"/>
            <w:tcMar>
              <w:top w:w="100" w:type="dxa"/>
              <w:left w:w="100" w:type="dxa"/>
              <w:bottom w:w="100" w:type="dxa"/>
              <w:right w:w="100" w:type="dxa"/>
            </w:tcMar>
          </w:tcPr>
          <w:p w14:paraId="10F348A6" w14:textId="77777777" w:rsidR="0002428C" w:rsidRDefault="0002428C" w:rsidP="006E0875">
            <w:pPr>
              <w:widowControl w:val="0"/>
              <w:pBdr>
                <w:top w:val="nil"/>
                <w:left w:val="nil"/>
                <w:bottom w:val="nil"/>
                <w:right w:val="nil"/>
                <w:between w:val="nil"/>
              </w:pBdr>
              <w:ind w:left="0" w:right="0"/>
              <w:jc w:val="both"/>
              <w:rPr>
                <w:color w:val="FFFFFF"/>
                <w:sz w:val="24"/>
                <w:szCs w:val="24"/>
              </w:rPr>
            </w:pPr>
            <w:r>
              <w:rPr>
                <w:color w:val="FFFFFF"/>
                <w:sz w:val="24"/>
                <w:szCs w:val="24"/>
              </w:rPr>
              <w:t>Product</w:t>
            </w:r>
          </w:p>
        </w:tc>
        <w:tc>
          <w:tcPr>
            <w:tcW w:w="3300" w:type="dxa"/>
            <w:shd w:val="clear" w:color="auto" w:fill="000000"/>
            <w:tcMar>
              <w:top w:w="100" w:type="dxa"/>
              <w:left w:w="100" w:type="dxa"/>
              <w:bottom w:w="100" w:type="dxa"/>
              <w:right w:w="100" w:type="dxa"/>
            </w:tcMar>
          </w:tcPr>
          <w:p w14:paraId="6036C465" w14:textId="77777777" w:rsidR="0002428C" w:rsidRDefault="0002428C" w:rsidP="006E0875">
            <w:pPr>
              <w:widowControl w:val="0"/>
              <w:pBdr>
                <w:top w:val="nil"/>
                <w:left w:val="nil"/>
                <w:bottom w:val="nil"/>
                <w:right w:val="nil"/>
                <w:between w:val="nil"/>
              </w:pBdr>
              <w:ind w:left="0" w:right="0"/>
              <w:jc w:val="both"/>
              <w:rPr>
                <w:color w:val="FFFFFF"/>
                <w:sz w:val="24"/>
                <w:szCs w:val="24"/>
              </w:rPr>
            </w:pPr>
            <w:r>
              <w:rPr>
                <w:color w:val="FFFFFF"/>
                <w:sz w:val="24"/>
                <w:szCs w:val="24"/>
              </w:rPr>
              <w:t>Overall Cost (Est.)</w:t>
            </w:r>
          </w:p>
        </w:tc>
        <w:tc>
          <w:tcPr>
            <w:tcW w:w="3465" w:type="dxa"/>
            <w:shd w:val="clear" w:color="auto" w:fill="000000"/>
            <w:tcMar>
              <w:top w:w="100" w:type="dxa"/>
              <w:left w:w="100" w:type="dxa"/>
              <w:bottom w:w="100" w:type="dxa"/>
              <w:right w:w="100" w:type="dxa"/>
            </w:tcMar>
          </w:tcPr>
          <w:p w14:paraId="30194A75" w14:textId="77777777" w:rsidR="0002428C" w:rsidRDefault="0002428C" w:rsidP="006E0875">
            <w:pPr>
              <w:widowControl w:val="0"/>
              <w:pBdr>
                <w:top w:val="nil"/>
                <w:left w:val="nil"/>
                <w:bottom w:val="nil"/>
                <w:right w:val="nil"/>
                <w:between w:val="nil"/>
              </w:pBdr>
              <w:ind w:left="0" w:right="0"/>
              <w:jc w:val="both"/>
              <w:rPr>
                <w:color w:val="FFFFFF"/>
                <w:sz w:val="24"/>
                <w:szCs w:val="24"/>
              </w:rPr>
            </w:pPr>
            <w:r>
              <w:rPr>
                <w:color w:val="FFFFFF"/>
                <w:sz w:val="24"/>
                <w:szCs w:val="24"/>
              </w:rPr>
              <w:t>Cost Per Parking Space (Est.)</w:t>
            </w:r>
          </w:p>
        </w:tc>
      </w:tr>
      <w:tr w:rsidR="0002428C" w14:paraId="42F8308A" w14:textId="77777777" w:rsidTr="006E0875">
        <w:tc>
          <w:tcPr>
            <w:tcW w:w="3300" w:type="dxa"/>
            <w:shd w:val="clear" w:color="auto" w:fill="auto"/>
            <w:tcMar>
              <w:top w:w="100" w:type="dxa"/>
              <w:left w:w="100" w:type="dxa"/>
              <w:bottom w:w="100" w:type="dxa"/>
              <w:right w:w="100" w:type="dxa"/>
            </w:tcMar>
          </w:tcPr>
          <w:p w14:paraId="1B132DD4" w14:textId="77777777" w:rsidR="0002428C" w:rsidRDefault="0002428C" w:rsidP="006E0875">
            <w:pPr>
              <w:widowControl w:val="0"/>
              <w:pBdr>
                <w:top w:val="nil"/>
                <w:left w:val="nil"/>
                <w:bottom w:val="nil"/>
                <w:right w:val="nil"/>
                <w:between w:val="nil"/>
              </w:pBdr>
              <w:ind w:left="0" w:right="0"/>
              <w:jc w:val="both"/>
              <w:rPr>
                <w:sz w:val="24"/>
                <w:szCs w:val="24"/>
              </w:rPr>
            </w:pPr>
            <w:r>
              <w:rPr>
                <w:sz w:val="24"/>
                <w:szCs w:val="24"/>
              </w:rPr>
              <w:t>Duncan Parking Meter</w:t>
            </w:r>
          </w:p>
        </w:tc>
        <w:tc>
          <w:tcPr>
            <w:tcW w:w="3300" w:type="dxa"/>
            <w:shd w:val="clear" w:color="auto" w:fill="auto"/>
            <w:tcMar>
              <w:top w:w="100" w:type="dxa"/>
              <w:left w:w="100" w:type="dxa"/>
              <w:bottom w:w="100" w:type="dxa"/>
              <w:right w:w="100" w:type="dxa"/>
            </w:tcMar>
          </w:tcPr>
          <w:p w14:paraId="49D1D46A" w14:textId="77777777" w:rsidR="0002428C" w:rsidRDefault="0002428C" w:rsidP="006E0875">
            <w:pPr>
              <w:widowControl w:val="0"/>
              <w:pBdr>
                <w:top w:val="nil"/>
                <w:left w:val="nil"/>
                <w:bottom w:val="nil"/>
                <w:right w:val="nil"/>
                <w:between w:val="nil"/>
              </w:pBdr>
              <w:ind w:left="0" w:right="0"/>
              <w:jc w:val="both"/>
              <w:rPr>
                <w:sz w:val="24"/>
                <w:szCs w:val="24"/>
              </w:rPr>
            </w:pPr>
            <w:r>
              <w:rPr>
                <w:sz w:val="24"/>
                <w:szCs w:val="24"/>
              </w:rPr>
              <w:t>$300</w:t>
            </w:r>
          </w:p>
        </w:tc>
        <w:tc>
          <w:tcPr>
            <w:tcW w:w="3465" w:type="dxa"/>
            <w:shd w:val="clear" w:color="auto" w:fill="auto"/>
            <w:tcMar>
              <w:top w:w="100" w:type="dxa"/>
              <w:left w:w="100" w:type="dxa"/>
              <w:bottom w:w="100" w:type="dxa"/>
              <w:right w:w="100" w:type="dxa"/>
            </w:tcMar>
          </w:tcPr>
          <w:p w14:paraId="11CEBB68" w14:textId="77777777" w:rsidR="0002428C" w:rsidRDefault="0002428C" w:rsidP="006E0875">
            <w:pPr>
              <w:widowControl w:val="0"/>
              <w:pBdr>
                <w:top w:val="nil"/>
                <w:left w:val="nil"/>
                <w:bottom w:val="nil"/>
                <w:right w:val="nil"/>
                <w:between w:val="nil"/>
              </w:pBdr>
              <w:ind w:left="0" w:right="0"/>
              <w:jc w:val="both"/>
              <w:rPr>
                <w:sz w:val="24"/>
                <w:szCs w:val="24"/>
              </w:rPr>
            </w:pPr>
            <w:r>
              <w:rPr>
                <w:sz w:val="24"/>
                <w:szCs w:val="24"/>
              </w:rPr>
              <w:t>$300</w:t>
            </w:r>
          </w:p>
        </w:tc>
      </w:tr>
      <w:tr w:rsidR="0002428C" w14:paraId="5A262393" w14:textId="77777777" w:rsidTr="006E0875">
        <w:tc>
          <w:tcPr>
            <w:tcW w:w="3300" w:type="dxa"/>
            <w:shd w:val="clear" w:color="auto" w:fill="auto"/>
            <w:tcMar>
              <w:top w:w="100" w:type="dxa"/>
              <w:left w:w="100" w:type="dxa"/>
              <w:bottom w:w="100" w:type="dxa"/>
              <w:right w:w="100" w:type="dxa"/>
            </w:tcMar>
          </w:tcPr>
          <w:p w14:paraId="466AFAF8" w14:textId="77777777" w:rsidR="0002428C" w:rsidRDefault="0002428C" w:rsidP="006E0875">
            <w:pPr>
              <w:widowControl w:val="0"/>
              <w:pBdr>
                <w:top w:val="nil"/>
                <w:left w:val="nil"/>
                <w:bottom w:val="nil"/>
                <w:right w:val="nil"/>
                <w:between w:val="nil"/>
              </w:pBdr>
              <w:ind w:left="0" w:right="0"/>
              <w:jc w:val="both"/>
              <w:rPr>
                <w:sz w:val="24"/>
                <w:szCs w:val="24"/>
              </w:rPr>
            </w:pPr>
            <w:proofErr w:type="spellStart"/>
            <w:r>
              <w:rPr>
                <w:sz w:val="24"/>
                <w:szCs w:val="24"/>
              </w:rPr>
              <w:t>Parkmobile</w:t>
            </w:r>
            <w:proofErr w:type="spellEnd"/>
          </w:p>
        </w:tc>
        <w:tc>
          <w:tcPr>
            <w:tcW w:w="3300" w:type="dxa"/>
            <w:shd w:val="clear" w:color="auto" w:fill="auto"/>
            <w:tcMar>
              <w:top w:w="100" w:type="dxa"/>
              <w:left w:w="100" w:type="dxa"/>
              <w:bottom w:w="100" w:type="dxa"/>
              <w:right w:w="100" w:type="dxa"/>
            </w:tcMar>
          </w:tcPr>
          <w:p w14:paraId="112AD7F6" w14:textId="77777777" w:rsidR="0002428C" w:rsidRDefault="0002428C" w:rsidP="006E0875">
            <w:pPr>
              <w:widowControl w:val="0"/>
              <w:pBdr>
                <w:top w:val="nil"/>
                <w:left w:val="nil"/>
                <w:bottom w:val="nil"/>
                <w:right w:val="nil"/>
                <w:between w:val="nil"/>
              </w:pBdr>
              <w:ind w:left="0" w:right="0"/>
              <w:jc w:val="both"/>
              <w:rPr>
                <w:sz w:val="24"/>
                <w:szCs w:val="24"/>
              </w:rPr>
            </w:pPr>
            <w:r>
              <w:rPr>
                <w:sz w:val="24"/>
                <w:szCs w:val="24"/>
              </w:rPr>
              <w:t>$700</w:t>
            </w:r>
          </w:p>
        </w:tc>
        <w:tc>
          <w:tcPr>
            <w:tcW w:w="3465" w:type="dxa"/>
            <w:shd w:val="clear" w:color="auto" w:fill="auto"/>
            <w:tcMar>
              <w:top w:w="100" w:type="dxa"/>
              <w:left w:w="100" w:type="dxa"/>
              <w:bottom w:w="100" w:type="dxa"/>
              <w:right w:w="100" w:type="dxa"/>
            </w:tcMar>
          </w:tcPr>
          <w:p w14:paraId="33ABA001" w14:textId="77777777" w:rsidR="0002428C" w:rsidRDefault="0002428C" w:rsidP="006E0875">
            <w:pPr>
              <w:widowControl w:val="0"/>
              <w:pBdr>
                <w:top w:val="nil"/>
                <w:left w:val="nil"/>
                <w:bottom w:val="nil"/>
                <w:right w:val="nil"/>
                <w:between w:val="nil"/>
              </w:pBdr>
              <w:ind w:left="0" w:right="0"/>
              <w:jc w:val="both"/>
              <w:rPr>
                <w:sz w:val="24"/>
                <w:szCs w:val="24"/>
              </w:rPr>
            </w:pPr>
            <w:r>
              <w:rPr>
                <w:sz w:val="24"/>
                <w:szCs w:val="24"/>
              </w:rPr>
              <w:t>$700</w:t>
            </w:r>
          </w:p>
        </w:tc>
      </w:tr>
      <w:tr w:rsidR="0002428C" w14:paraId="3B2F60C2" w14:textId="77777777" w:rsidTr="006E0875">
        <w:tc>
          <w:tcPr>
            <w:tcW w:w="3300" w:type="dxa"/>
            <w:shd w:val="clear" w:color="auto" w:fill="auto"/>
            <w:tcMar>
              <w:top w:w="100" w:type="dxa"/>
              <w:left w:w="100" w:type="dxa"/>
              <w:bottom w:w="100" w:type="dxa"/>
              <w:right w:w="100" w:type="dxa"/>
            </w:tcMar>
          </w:tcPr>
          <w:p w14:paraId="042F96BF" w14:textId="77777777" w:rsidR="0002428C" w:rsidRDefault="0002428C" w:rsidP="006E0875">
            <w:pPr>
              <w:widowControl w:val="0"/>
              <w:pBdr>
                <w:top w:val="nil"/>
                <w:left w:val="nil"/>
                <w:bottom w:val="nil"/>
                <w:right w:val="nil"/>
                <w:between w:val="nil"/>
              </w:pBdr>
              <w:ind w:left="0" w:right="0"/>
              <w:jc w:val="both"/>
              <w:rPr>
                <w:sz w:val="24"/>
                <w:szCs w:val="24"/>
              </w:rPr>
            </w:pPr>
            <w:proofErr w:type="spellStart"/>
            <w:r>
              <w:rPr>
                <w:sz w:val="24"/>
                <w:szCs w:val="24"/>
              </w:rPr>
              <w:t>Parkeon</w:t>
            </w:r>
            <w:proofErr w:type="spellEnd"/>
          </w:p>
        </w:tc>
        <w:tc>
          <w:tcPr>
            <w:tcW w:w="3300" w:type="dxa"/>
            <w:shd w:val="clear" w:color="auto" w:fill="auto"/>
            <w:tcMar>
              <w:top w:w="100" w:type="dxa"/>
              <w:left w:w="100" w:type="dxa"/>
              <w:bottom w:w="100" w:type="dxa"/>
              <w:right w:w="100" w:type="dxa"/>
            </w:tcMar>
          </w:tcPr>
          <w:p w14:paraId="30B6D6C8" w14:textId="77777777" w:rsidR="0002428C" w:rsidRDefault="0002428C" w:rsidP="006E0875">
            <w:pPr>
              <w:widowControl w:val="0"/>
              <w:pBdr>
                <w:top w:val="nil"/>
                <w:left w:val="nil"/>
                <w:bottom w:val="nil"/>
                <w:right w:val="nil"/>
                <w:between w:val="nil"/>
              </w:pBdr>
              <w:ind w:left="0" w:right="0"/>
              <w:jc w:val="both"/>
              <w:rPr>
                <w:sz w:val="24"/>
                <w:szCs w:val="24"/>
              </w:rPr>
            </w:pPr>
            <w:r>
              <w:rPr>
                <w:sz w:val="24"/>
                <w:szCs w:val="24"/>
              </w:rPr>
              <w:t>$10,000</w:t>
            </w:r>
          </w:p>
        </w:tc>
        <w:tc>
          <w:tcPr>
            <w:tcW w:w="3465" w:type="dxa"/>
            <w:shd w:val="clear" w:color="auto" w:fill="auto"/>
            <w:tcMar>
              <w:top w:w="100" w:type="dxa"/>
              <w:left w:w="100" w:type="dxa"/>
              <w:bottom w:w="100" w:type="dxa"/>
              <w:right w:w="100" w:type="dxa"/>
            </w:tcMar>
          </w:tcPr>
          <w:p w14:paraId="715A95BD" w14:textId="77777777" w:rsidR="0002428C" w:rsidRDefault="0002428C" w:rsidP="006E0875">
            <w:pPr>
              <w:widowControl w:val="0"/>
              <w:pBdr>
                <w:top w:val="nil"/>
                <w:left w:val="nil"/>
                <w:bottom w:val="nil"/>
                <w:right w:val="nil"/>
                <w:between w:val="nil"/>
              </w:pBdr>
              <w:ind w:left="0" w:right="0"/>
              <w:jc w:val="both"/>
              <w:rPr>
                <w:sz w:val="24"/>
                <w:szCs w:val="24"/>
              </w:rPr>
            </w:pPr>
            <w:r>
              <w:rPr>
                <w:sz w:val="24"/>
                <w:szCs w:val="24"/>
              </w:rPr>
              <w:t>$1,000</w:t>
            </w:r>
          </w:p>
        </w:tc>
      </w:tr>
    </w:tbl>
    <w:p w14:paraId="11994A08" w14:textId="40B9DF76" w:rsidR="0002428C" w:rsidRPr="0021112A" w:rsidRDefault="0002428C" w:rsidP="0021112A">
      <w:pPr>
        <w:keepLines/>
        <w:pBdr>
          <w:top w:val="nil"/>
          <w:left w:val="nil"/>
          <w:bottom w:val="nil"/>
          <w:right w:val="nil"/>
          <w:between w:val="nil"/>
        </w:pBdr>
        <w:ind w:left="0" w:right="0"/>
        <w:jc w:val="both"/>
        <w:rPr>
          <w:b/>
          <w:sz w:val="28"/>
          <w:szCs w:val="28"/>
        </w:rPr>
      </w:pPr>
    </w:p>
    <w:p w14:paraId="35BE8171" w14:textId="77777777" w:rsidR="0002428C" w:rsidRDefault="0002428C" w:rsidP="0002428C">
      <w:pPr>
        <w:pStyle w:val="ListParagraph"/>
        <w:keepLines/>
        <w:pBdr>
          <w:top w:val="nil"/>
          <w:left w:val="nil"/>
          <w:bottom w:val="nil"/>
          <w:right w:val="nil"/>
          <w:between w:val="nil"/>
        </w:pBdr>
        <w:ind w:left="792" w:right="0"/>
        <w:jc w:val="both"/>
        <w:rPr>
          <w:b/>
          <w:sz w:val="28"/>
          <w:szCs w:val="28"/>
        </w:rPr>
      </w:pPr>
    </w:p>
    <w:p w14:paraId="614F69C9" w14:textId="3E9A2700" w:rsidR="00465355" w:rsidRDefault="00465355" w:rsidP="00465355">
      <w:pPr>
        <w:pStyle w:val="ListParagraph"/>
        <w:keepLines/>
        <w:numPr>
          <w:ilvl w:val="1"/>
          <w:numId w:val="15"/>
        </w:numPr>
        <w:pBdr>
          <w:top w:val="nil"/>
          <w:left w:val="nil"/>
          <w:bottom w:val="nil"/>
          <w:right w:val="nil"/>
          <w:between w:val="nil"/>
        </w:pBdr>
        <w:ind w:right="0"/>
        <w:jc w:val="both"/>
        <w:rPr>
          <w:b/>
          <w:sz w:val="28"/>
          <w:szCs w:val="28"/>
        </w:rPr>
      </w:pPr>
      <w:r>
        <w:rPr>
          <w:b/>
          <w:sz w:val="28"/>
          <w:szCs w:val="28"/>
        </w:rPr>
        <w:t xml:space="preserve"> </w:t>
      </w:r>
      <w:commentRangeStart w:id="56"/>
      <w:r w:rsidR="006963A4" w:rsidRPr="0002428C">
        <w:rPr>
          <w:b/>
          <w:sz w:val="28"/>
          <w:szCs w:val="28"/>
        </w:rPr>
        <w:t>Cost Analysis</w:t>
      </w:r>
      <w:commentRangeEnd w:id="56"/>
      <w:r w:rsidR="006963A4">
        <w:commentReference w:id="56"/>
      </w:r>
    </w:p>
    <w:p w14:paraId="3AD702D1" w14:textId="6593E144" w:rsidR="00465355" w:rsidRDefault="00465355" w:rsidP="00465355">
      <w:pPr>
        <w:pStyle w:val="ListParagraph"/>
        <w:keepLines/>
        <w:pBdr>
          <w:top w:val="nil"/>
          <w:left w:val="nil"/>
          <w:bottom w:val="nil"/>
          <w:right w:val="nil"/>
          <w:between w:val="nil"/>
        </w:pBdr>
        <w:ind w:left="792" w:right="0"/>
        <w:jc w:val="both"/>
        <w:rPr>
          <w:b/>
          <w:sz w:val="28"/>
          <w:szCs w:val="28"/>
        </w:rPr>
      </w:pPr>
    </w:p>
    <w:p w14:paraId="3050D653" w14:textId="20DE2CFE" w:rsidR="00465355" w:rsidRDefault="00465355" w:rsidP="00465355">
      <w:pPr>
        <w:keepLines/>
        <w:pBdr>
          <w:top w:val="nil"/>
          <w:left w:val="nil"/>
          <w:bottom w:val="nil"/>
          <w:right w:val="nil"/>
          <w:between w:val="nil"/>
        </w:pBdr>
        <w:spacing w:line="480" w:lineRule="auto"/>
        <w:ind w:left="0" w:right="0" w:firstLine="720"/>
        <w:jc w:val="both"/>
        <w:rPr>
          <w:sz w:val="24"/>
          <w:szCs w:val="24"/>
        </w:rPr>
      </w:pPr>
      <w:r>
        <w:rPr>
          <w:sz w:val="24"/>
          <w:szCs w:val="24"/>
        </w:rPr>
        <w:t>The materials cost for one prototype of Meterrific’s smart parking meter solution is $82.10. The team plans on manufacturing two prototype designs for demonstration purposes and picked components with the goal of keeping the overall materials cost under a funding limit of $200. The predicted materials costs are illustrated in Table 7.2 below. The largest single component of the prototype materials cost is the PCB printing, which is necessary for a marketable product, as PCB electronics packages are smaller and easier to produce than proto-board designs. Many components required for a prototype design are already owned by members of Meterrific, which will help keep materials costs</w:t>
      </w:r>
      <w:ins w:id="57" w:author="Michael Knudson" w:date="2019-11-19T00:02:00Z">
        <w:r>
          <w:rPr>
            <w:sz w:val="24"/>
            <w:szCs w:val="24"/>
          </w:rPr>
          <w:t xml:space="preserve"> for prototyping</w:t>
        </w:r>
      </w:ins>
      <w:r>
        <w:rPr>
          <w:sz w:val="24"/>
          <w:szCs w:val="24"/>
        </w:rPr>
        <w:t xml:space="preserve"> below the target.</w:t>
      </w:r>
    </w:p>
    <w:p w14:paraId="0670D1BC" w14:textId="312ADB63"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542F2062" w14:textId="2EFA2B04"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4E510302" w14:textId="14ED334E"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6AD5E710" w14:textId="2B0E45B4"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5D94CBA7" w14:textId="3055A787"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6108A20F" w14:textId="233E063F"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1D826ED6" w14:textId="2FE2DA51"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2CDE0F59" w14:textId="5DFF8C77"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2FBCA7D8" w14:textId="737FD18C"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0996DE06" w14:textId="7BD050E3"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01BC03F6" w14:textId="24F0B2A2"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4101C885" w14:textId="7C7674B9"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6768D850" w14:textId="3C3F5FB0"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38396B88" w14:textId="77777777" w:rsidR="00465355" w:rsidRDefault="00465355" w:rsidP="0021112A">
      <w:pPr>
        <w:keepLines/>
        <w:pBdr>
          <w:top w:val="nil"/>
          <w:left w:val="nil"/>
          <w:bottom w:val="nil"/>
          <w:right w:val="nil"/>
          <w:between w:val="nil"/>
        </w:pBdr>
        <w:spacing w:line="480" w:lineRule="auto"/>
        <w:ind w:left="0" w:right="0"/>
        <w:jc w:val="both"/>
        <w:rPr>
          <w:sz w:val="24"/>
          <w:szCs w:val="24"/>
        </w:rPr>
      </w:pPr>
    </w:p>
    <w:p w14:paraId="283B0C57" w14:textId="77777777" w:rsidR="00465355" w:rsidRDefault="00465355" w:rsidP="00465355">
      <w:pPr>
        <w:keepLines/>
        <w:pBdr>
          <w:top w:val="nil"/>
          <w:left w:val="nil"/>
          <w:bottom w:val="nil"/>
          <w:right w:val="nil"/>
          <w:between w:val="nil"/>
        </w:pBdr>
        <w:spacing w:line="480" w:lineRule="auto"/>
        <w:ind w:left="0" w:right="0"/>
        <w:jc w:val="center"/>
        <w:rPr>
          <w:sz w:val="24"/>
          <w:szCs w:val="24"/>
        </w:rPr>
      </w:pPr>
      <w:r>
        <w:rPr>
          <w:sz w:val="24"/>
          <w:szCs w:val="24"/>
        </w:rPr>
        <w:lastRenderedPageBreak/>
        <w:t>Table 7.2 Materials Cost</w:t>
      </w:r>
    </w:p>
    <w:tbl>
      <w:tblPr>
        <w:tblStyle w:val="a8"/>
        <w:tblW w:w="9936" w:type="dxa"/>
        <w:jc w:val="center"/>
        <w:tblBorders>
          <w:top w:val="nil"/>
          <w:left w:val="nil"/>
          <w:bottom w:val="nil"/>
          <w:right w:val="nil"/>
          <w:insideH w:val="nil"/>
          <w:insideV w:val="nil"/>
        </w:tblBorders>
        <w:tblLayout w:type="fixed"/>
        <w:tblLook w:val="0600" w:firstRow="0" w:lastRow="0" w:firstColumn="0" w:lastColumn="0" w:noHBand="1" w:noVBand="1"/>
      </w:tblPr>
      <w:tblGrid>
        <w:gridCol w:w="1675"/>
        <w:gridCol w:w="1813"/>
        <w:gridCol w:w="1259"/>
        <w:gridCol w:w="1360"/>
        <w:gridCol w:w="1259"/>
        <w:gridCol w:w="2570"/>
      </w:tblGrid>
      <w:tr w:rsidR="00465355" w14:paraId="6FFA0FEE" w14:textId="77777777" w:rsidTr="006E0875">
        <w:trPr>
          <w:trHeight w:val="300"/>
          <w:jc w:val="center"/>
        </w:trPr>
        <w:tc>
          <w:tcPr>
            <w:tcW w:w="1674" w:type="dxa"/>
            <w:tcBorders>
              <w:top w:val="single" w:sz="6" w:space="0" w:color="000000"/>
              <w:left w:val="single" w:sz="6" w:space="0" w:color="000000"/>
              <w:bottom w:val="single" w:sz="6" w:space="0" w:color="000000"/>
              <w:right w:val="single" w:sz="6" w:space="0" w:color="000000"/>
            </w:tcBorders>
            <w:shd w:val="clear" w:color="auto" w:fill="000000"/>
            <w:tcMar>
              <w:top w:w="40" w:type="dxa"/>
              <w:left w:w="40" w:type="dxa"/>
              <w:bottom w:w="40" w:type="dxa"/>
              <w:right w:w="40" w:type="dxa"/>
            </w:tcMar>
            <w:vAlign w:val="bottom"/>
          </w:tcPr>
          <w:p w14:paraId="7C552571" w14:textId="77777777" w:rsidR="00465355" w:rsidRDefault="00465355" w:rsidP="006E0875">
            <w:pPr>
              <w:widowControl w:val="0"/>
              <w:spacing w:line="276" w:lineRule="auto"/>
              <w:ind w:left="0" w:right="0"/>
              <w:jc w:val="both"/>
              <w:rPr>
                <w:rFonts w:ascii="Arial" w:eastAsia="Arial" w:hAnsi="Arial" w:cs="Arial"/>
                <w:color w:val="FFFFFF"/>
              </w:rPr>
            </w:pPr>
          </w:p>
        </w:tc>
        <w:tc>
          <w:tcPr>
            <w:tcW w:w="1813" w:type="dxa"/>
            <w:tcBorders>
              <w:top w:val="single" w:sz="6" w:space="0" w:color="000000"/>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698A56F6" w14:textId="77777777" w:rsidR="00465355" w:rsidRDefault="00465355" w:rsidP="006E0875">
            <w:pPr>
              <w:widowControl w:val="0"/>
              <w:spacing w:line="276" w:lineRule="auto"/>
              <w:ind w:left="0" w:right="0"/>
              <w:jc w:val="both"/>
              <w:rPr>
                <w:rFonts w:ascii="Arial" w:eastAsia="Arial" w:hAnsi="Arial" w:cs="Arial"/>
                <w:color w:val="FFFFFF"/>
              </w:rPr>
            </w:pPr>
            <w:r>
              <w:rPr>
                <w:rFonts w:ascii="Arial" w:eastAsia="Arial" w:hAnsi="Arial" w:cs="Arial"/>
                <w:color w:val="FFFFFF"/>
              </w:rPr>
              <w:t>Asset Name</w:t>
            </w:r>
          </w:p>
        </w:tc>
        <w:tc>
          <w:tcPr>
            <w:tcW w:w="1259" w:type="dxa"/>
            <w:tcBorders>
              <w:top w:val="single" w:sz="6" w:space="0" w:color="000000"/>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7B36FF65" w14:textId="77777777" w:rsidR="00465355" w:rsidRDefault="00465355" w:rsidP="006E0875">
            <w:pPr>
              <w:widowControl w:val="0"/>
              <w:spacing w:line="276" w:lineRule="auto"/>
              <w:ind w:left="0" w:right="0"/>
              <w:jc w:val="both"/>
              <w:rPr>
                <w:rFonts w:ascii="Arial" w:eastAsia="Arial" w:hAnsi="Arial" w:cs="Arial"/>
                <w:color w:val="FFFFFF"/>
              </w:rPr>
            </w:pPr>
            <w:r>
              <w:rPr>
                <w:rFonts w:ascii="Arial" w:eastAsia="Arial" w:hAnsi="Arial" w:cs="Arial"/>
                <w:color w:val="FFFFFF"/>
              </w:rPr>
              <w:t>Cost</w:t>
            </w:r>
          </w:p>
        </w:tc>
        <w:tc>
          <w:tcPr>
            <w:tcW w:w="1360" w:type="dxa"/>
            <w:tcBorders>
              <w:top w:val="single" w:sz="6" w:space="0" w:color="000000"/>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07F0B257" w14:textId="77777777" w:rsidR="00465355" w:rsidRDefault="00465355" w:rsidP="006E0875">
            <w:pPr>
              <w:widowControl w:val="0"/>
              <w:spacing w:line="276" w:lineRule="auto"/>
              <w:ind w:left="0" w:right="0"/>
              <w:jc w:val="both"/>
              <w:rPr>
                <w:rFonts w:ascii="Arial" w:eastAsia="Arial" w:hAnsi="Arial" w:cs="Arial"/>
                <w:color w:val="FFFFFF"/>
              </w:rPr>
            </w:pPr>
            <w:r>
              <w:rPr>
                <w:rFonts w:ascii="Arial" w:eastAsia="Arial" w:hAnsi="Arial" w:cs="Arial"/>
                <w:color w:val="FFFFFF"/>
              </w:rPr>
              <w:t>Amount</w:t>
            </w:r>
          </w:p>
        </w:tc>
        <w:tc>
          <w:tcPr>
            <w:tcW w:w="1259" w:type="dxa"/>
            <w:tcBorders>
              <w:top w:val="single" w:sz="6" w:space="0" w:color="000000"/>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37F675C5" w14:textId="77777777" w:rsidR="00465355" w:rsidRDefault="00465355" w:rsidP="006E0875">
            <w:pPr>
              <w:widowControl w:val="0"/>
              <w:spacing w:line="276" w:lineRule="auto"/>
              <w:ind w:left="0" w:right="0"/>
              <w:jc w:val="both"/>
              <w:rPr>
                <w:rFonts w:ascii="Arial" w:eastAsia="Arial" w:hAnsi="Arial" w:cs="Arial"/>
                <w:color w:val="FFFFFF"/>
              </w:rPr>
            </w:pPr>
            <w:r>
              <w:rPr>
                <w:rFonts w:ascii="Arial" w:eastAsia="Arial" w:hAnsi="Arial" w:cs="Arial"/>
                <w:color w:val="FFFFFF"/>
              </w:rPr>
              <w:t>Total Cost</w:t>
            </w:r>
          </w:p>
        </w:tc>
        <w:tc>
          <w:tcPr>
            <w:tcW w:w="2569" w:type="dxa"/>
            <w:tcBorders>
              <w:top w:val="single" w:sz="6" w:space="0" w:color="000000"/>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0510C8F5" w14:textId="77777777" w:rsidR="00465355" w:rsidRDefault="00465355" w:rsidP="006E0875">
            <w:pPr>
              <w:widowControl w:val="0"/>
              <w:spacing w:line="276" w:lineRule="auto"/>
              <w:ind w:left="0" w:right="0"/>
              <w:jc w:val="both"/>
              <w:rPr>
                <w:rFonts w:ascii="Arial" w:eastAsia="Arial" w:hAnsi="Arial" w:cs="Arial"/>
                <w:color w:val="FFFFFF"/>
              </w:rPr>
            </w:pPr>
            <w:r>
              <w:rPr>
                <w:rFonts w:ascii="Arial" w:eastAsia="Arial" w:hAnsi="Arial" w:cs="Arial"/>
                <w:color w:val="FFFFFF"/>
              </w:rPr>
              <w:t>Source</w:t>
            </w:r>
          </w:p>
        </w:tc>
      </w:tr>
      <w:tr w:rsidR="00465355" w14:paraId="2271B969" w14:textId="77777777" w:rsidTr="006E0875">
        <w:trPr>
          <w:trHeight w:val="300"/>
          <w:jc w:val="center"/>
        </w:trPr>
        <w:tc>
          <w:tcPr>
            <w:tcW w:w="167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7420EC0"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Electronics</w:t>
            </w:r>
          </w:p>
        </w:tc>
        <w:tc>
          <w:tcPr>
            <w:tcW w:w="18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C3CCE2A"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LCD screen</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3BE091B"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$11.52</w:t>
            </w:r>
          </w:p>
        </w:tc>
        <w:tc>
          <w:tcPr>
            <w:tcW w:w="13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7047B8"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7C41DF"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$11.52</w:t>
            </w:r>
          </w:p>
        </w:tc>
        <w:tc>
          <w:tcPr>
            <w:tcW w:w="25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F7F4A8" w14:textId="77777777" w:rsidR="00465355" w:rsidRDefault="00465355" w:rsidP="006E0875">
            <w:pPr>
              <w:widowControl w:val="0"/>
              <w:spacing w:line="276" w:lineRule="auto"/>
              <w:ind w:left="0" w:right="0"/>
              <w:jc w:val="both"/>
              <w:rPr>
                <w:rFonts w:ascii="Arial" w:eastAsia="Arial" w:hAnsi="Arial" w:cs="Arial"/>
              </w:rPr>
            </w:pPr>
            <w:proofErr w:type="spellStart"/>
            <w:r>
              <w:rPr>
                <w:rFonts w:ascii="Arial" w:eastAsia="Arial" w:hAnsi="Arial" w:cs="Arial"/>
              </w:rPr>
              <w:t>Digikey</w:t>
            </w:r>
            <w:proofErr w:type="spellEnd"/>
          </w:p>
        </w:tc>
      </w:tr>
      <w:tr w:rsidR="00465355" w14:paraId="4473CDEF" w14:textId="77777777" w:rsidTr="006E0875">
        <w:trPr>
          <w:trHeight w:val="300"/>
          <w:jc w:val="center"/>
        </w:trPr>
        <w:tc>
          <w:tcPr>
            <w:tcW w:w="167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FE2A5AA" w14:textId="77777777" w:rsidR="00465355" w:rsidRDefault="00465355" w:rsidP="006E0875">
            <w:pPr>
              <w:widowControl w:val="0"/>
              <w:spacing w:line="276" w:lineRule="auto"/>
              <w:ind w:left="0" w:right="0"/>
              <w:jc w:val="both"/>
              <w:rPr>
                <w:rFonts w:ascii="Arial" w:eastAsia="Arial" w:hAnsi="Arial" w:cs="Arial"/>
              </w:rPr>
            </w:pPr>
          </w:p>
        </w:tc>
        <w:tc>
          <w:tcPr>
            <w:tcW w:w="18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FA77A0"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LIDAR sensor</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CBFB30"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$0.00</w:t>
            </w:r>
          </w:p>
        </w:tc>
        <w:tc>
          <w:tcPr>
            <w:tcW w:w="13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700D8C"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0C474AC"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$0.00</w:t>
            </w:r>
          </w:p>
        </w:tc>
        <w:tc>
          <w:tcPr>
            <w:tcW w:w="25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BCC8E4"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Team Supply</w:t>
            </w:r>
          </w:p>
        </w:tc>
      </w:tr>
      <w:tr w:rsidR="00465355" w14:paraId="0C7ADD74" w14:textId="77777777" w:rsidTr="006E0875">
        <w:trPr>
          <w:trHeight w:val="300"/>
          <w:jc w:val="center"/>
        </w:trPr>
        <w:tc>
          <w:tcPr>
            <w:tcW w:w="167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9B03473" w14:textId="77777777" w:rsidR="00465355" w:rsidRDefault="00465355" w:rsidP="006E0875">
            <w:pPr>
              <w:widowControl w:val="0"/>
              <w:spacing w:line="276" w:lineRule="auto"/>
              <w:ind w:left="0" w:right="0"/>
              <w:jc w:val="both"/>
              <w:rPr>
                <w:rFonts w:ascii="Arial" w:eastAsia="Arial" w:hAnsi="Arial" w:cs="Arial"/>
              </w:rPr>
            </w:pPr>
          </w:p>
        </w:tc>
        <w:tc>
          <w:tcPr>
            <w:tcW w:w="18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D8E575"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Microprocessor</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6E7B6DD"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$3.50</w:t>
            </w:r>
          </w:p>
        </w:tc>
        <w:tc>
          <w:tcPr>
            <w:tcW w:w="13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25EEB58"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E774525"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$3.50</w:t>
            </w:r>
          </w:p>
        </w:tc>
        <w:tc>
          <w:tcPr>
            <w:tcW w:w="25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A45C70" w14:textId="77777777" w:rsidR="00465355" w:rsidRDefault="00465355" w:rsidP="006E0875">
            <w:pPr>
              <w:widowControl w:val="0"/>
              <w:spacing w:line="276" w:lineRule="auto"/>
              <w:ind w:left="0" w:right="0"/>
              <w:jc w:val="both"/>
              <w:rPr>
                <w:rFonts w:ascii="Arial" w:eastAsia="Arial" w:hAnsi="Arial" w:cs="Arial"/>
              </w:rPr>
            </w:pPr>
            <w:proofErr w:type="spellStart"/>
            <w:r>
              <w:rPr>
                <w:rFonts w:ascii="Arial" w:eastAsia="Arial" w:hAnsi="Arial" w:cs="Arial"/>
              </w:rPr>
              <w:t>Digikey</w:t>
            </w:r>
            <w:proofErr w:type="spellEnd"/>
          </w:p>
        </w:tc>
      </w:tr>
      <w:tr w:rsidR="00465355" w14:paraId="2EE896D9" w14:textId="77777777" w:rsidTr="006E0875">
        <w:trPr>
          <w:trHeight w:val="300"/>
          <w:jc w:val="center"/>
        </w:trPr>
        <w:tc>
          <w:tcPr>
            <w:tcW w:w="167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08E576C" w14:textId="77777777" w:rsidR="00465355" w:rsidRDefault="00465355" w:rsidP="006E0875">
            <w:pPr>
              <w:widowControl w:val="0"/>
              <w:spacing w:line="276" w:lineRule="auto"/>
              <w:ind w:left="0" w:right="0"/>
              <w:jc w:val="both"/>
              <w:rPr>
                <w:rFonts w:ascii="Arial" w:eastAsia="Arial" w:hAnsi="Arial" w:cs="Arial"/>
              </w:rPr>
            </w:pPr>
          </w:p>
        </w:tc>
        <w:tc>
          <w:tcPr>
            <w:tcW w:w="18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BCB17C"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Wi-Fi Chip</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4F1C76E"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$6.95</w:t>
            </w:r>
          </w:p>
        </w:tc>
        <w:tc>
          <w:tcPr>
            <w:tcW w:w="13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7C7139"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105C44"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$6.95</w:t>
            </w:r>
          </w:p>
        </w:tc>
        <w:tc>
          <w:tcPr>
            <w:tcW w:w="25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B07E43" w14:textId="77777777" w:rsidR="00465355" w:rsidRDefault="00465355" w:rsidP="006E0875">
            <w:pPr>
              <w:widowControl w:val="0"/>
              <w:spacing w:line="276" w:lineRule="auto"/>
              <w:ind w:left="0" w:right="0"/>
              <w:jc w:val="both"/>
              <w:rPr>
                <w:rFonts w:ascii="Arial" w:eastAsia="Arial" w:hAnsi="Arial" w:cs="Arial"/>
              </w:rPr>
            </w:pPr>
            <w:proofErr w:type="spellStart"/>
            <w:r>
              <w:rPr>
                <w:rFonts w:ascii="Arial" w:eastAsia="Arial" w:hAnsi="Arial" w:cs="Arial"/>
              </w:rPr>
              <w:t>Sparkfun</w:t>
            </w:r>
            <w:proofErr w:type="spellEnd"/>
          </w:p>
        </w:tc>
      </w:tr>
      <w:tr w:rsidR="00465355" w14:paraId="4EBE0F05" w14:textId="77777777" w:rsidTr="006E0875">
        <w:trPr>
          <w:trHeight w:val="300"/>
          <w:jc w:val="center"/>
        </w:trPr>
        <w:tc>
          <w:tcPr>
            <w:tcW w:w="167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BEFD9C0" w14:textId="77777777" w:rsidR="00465355" w:rsidRDefault="00465355" w:rsidP="006E0875">
            <w:pPr>
              <w:widowControl w:val="0"/>
              <w:spacing w:line="276" w:lineRule="auto"/>
              <w:ind w:left="0" w:right="0"/>
              <w:jc w:val="both"/>
              <w:rPr>
                <w:rFonts w:ascii="Arial" w:eastAsia="Arial" w:hAnsi="Arial" w:cs="Arial"/>
              </w:rPr>
            </w:pPr>
          </w:p>
        </w:tc>
        <w:tc>
          <w:tcPr>
            <w:tcW w:w="18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816934"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Solar Panel</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ADAA30"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$5.99</w:t>
            </w:r>
          </w:p>
        </w:tc>
        <w:tc>
          <w:tcPr>
            <w:tcW w:w="13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66B30E"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2</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EFDBBC"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$11.98</w:t>
            </w:r>
          </w:p>
        </w:tc>
        <w:tc>
          <w:tcPr>
            <w:tcW w:w="25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CD5EE3" w14:textId="77777777" w:rsidR="00465355" w:rsidRDefault="00465355" w:rsidP="006E0875">
            <w:pPr>
              <w:widowControl w:val="0"/>
              <w:spacing w:line="276" w:lineRule="auto"/>
              <w:ind w:left="0" w:right="0"/>
              <w:jc w:val="both"/>
              <w:rPr>
                <w:rFonts w:ascii="Arial" w:eastAsia="Arial" w:hAnsi="Arial" w:cs="Arial"/>
              </w:rPr>
            </w:pPr>
            <w:proofErr w:type="spellStart"/>
            <w:r>
              <w:rPr>
                <w:rFonts w:ascii="Arial" w:eastAsia="Arial" w:hAnsi="Arial" w:cs="Arial"/>
              </w:rPr>
              <w:t>Xump</w:t>
            </w:r>
            <w:proofErr w:type="spellEnd"/>
          </w:p>
        </w:tc>
      </w:tr>
      <w:tr w:rsidR="00465355" w14:paraId="059C31D0" w14:textId="77777777" w:rsidTr="006E0875">
        <w:trPr>
          <w:trHeight w:val="300"/>
          <w:jc w:val="center"/>
        </w:trPr>
        <w:tc>
          <w:tcPr>
            <w:tcW w:w="167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C530383" w14:textId="77777777" w:rsidR="00465355" w:rsidRDefault="00465355" w:rsidP="006E0875">
            <w:pPr>
              <w:widowControl w:val="0"/>
              <w:spacing w:line="276" w:lineRule="auto"/>
              <w:ind w:left="0" w:right="0"/>
              <w:jc w:val="both"/>
              <w:rPr>
                <w:rFonts w:ascii="Arial" w:eastAsia="Arial" w:hAnsi="Arial" w:cs="Arial"/>
              </w:rPr>
            </w:pPr>
          </w:p>
        </w:tc>
        <w:tc>
          <w:tcPr>
            <w:tcW w:w="18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BAAA7B"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LiPo Charge Controller</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2B0E1E"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$6.95</w:t>
            </w:r>
          </w:p>
        </w:tc>
        <w:tc>
          <w:tcPr>
            <w:tcW w:w="13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C98226"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9298D5"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$6.95</w:t>
            </w:r>
          </w:p>
        </w:tc>
        <w:tc>
          <w:tcPr>
            <w:tcW w:w="25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4FE29F3" w14:textId="77777777" w:rsidR="00465355" w:rsidRDefault="00465355" w:rsidP="006E0875">
            <w:pPr>
              <w:widowControl w:val="0"/>
              <w:spacing w:line="276" w:lineRule="auto"/>
              <w:ind w:left="0" w:right="0"/>
              <w:jc w:val="both"/>
              <w:rPr>
                <w:rFonts w:ascii="Arial" w:eastAsia="Arial" w:hAnsi="Arial" w:cs="Arial"/>
              </w:rPr>
            </w:pPr>
            <w:proofErr w:type="spellStart"/>
            <w:r>
              <w:rPr>
                <w:rFonts w:ascii="Arial" w:eastAsia="Arial" w:hAnsi="Arial" w:cs="Arial"/>
              </w:rPr>
              <w:t>Digikey</w:t>
            </w:r>
            <w:proofErr w:type="spellEnd"/>
          </w:p>
        </w:tc>
      </w:tr>
      <w:tr w:rsidR="00465355" w14:paraId="608A29F2" w14:textId="77777777" w:rsidTr="006E0875">
        <w:trPr>
          <w:trHeight w:val="420"/>
          <w:jc w:val="center"/>
        </w:trPr>
        <w:tc>
          <w:tcPr>
            <w:tcW w:w="167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42FA691" w14:textId="77777777" w:rsidR="00465355" w:rsidRDefault="00465355" w:rsidP="006E0875">
            <w:pPr>
              <w:widowControl w:val="0"/>
              <w:spacing w:line="276" w:lineRule="auto"/>
              <w:ind w:left="0" w:right="0"/>
              <w:jc w:val="both"/>
              <w:rPr>
                <w:rFonts w:ascii="Arial" w:eastAsia="Arial" w:hAnsi="Arial" w:cs="Arial"/>
              </w:rPr>
            </w:pPr>
          </w:p>
        </w:tc>
        <w:tc>
          <w:tcPr>
            <w:tcW w:w="18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15F6BF"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3.7V LiPo Battery</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A7D0B5"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$0.00</w:t>
            </w:r>
          </w:p>
        </w:tc>
        <w:tc>
          <w:tcPr>
            <w:tcW w:w="13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CFE88FF"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DA5EED"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$0.00</w:t>
            </w:r>
          </w:p>
        </w:tc>
        <w:tc>
          <w:tcPr>
            <w:tcW w:w="25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787E18"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HIVE Makerspace</w:t>
            </w:r>
          </w:p>
        </w:tc>
      </w:tr>
      <w:tr w:rsidR="00465355" w14:paraId="6E4A3A21" w14:textId="77777777" w:rsidTr="006E0875">
        <w:trPr>
          <w:trHeight w:val="300"/>
          <w:jc w:val="center"/>
        </w:trPr>
        <w:tc>
          <w:tcPr>
            <w:tcW w:w="167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F7810D7" w14:textId="77777777" w:rsidR="00465355" w:rsidRDefault="00465355" w:rsidP="006E0875">
            <w:pPr>
              <w:widowControl w:val="0"/>
              <w:spacing w:line="276" w:lineRule="auto"/>
              <w:ind w:left="0" w:right="0"/>
              <w:jc w:val="both"/>
              <w:rPr>
                <w:rFonts w:ascii="Arial" w:eastAsia="Arial" w:hAnsi="Arial" w:cs="Arial"/>
              </w:rPr>
            </w:pPr>
          </w:p>
        </w:tc>
        <w:tc>
          <w:tcPr>
            <w:tcW w:w="18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C2ADF79"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PCB printing</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3CBF6DC"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$33.00</w:t>
            </w:r>
          </w:p>
        </w:tc>
        <w:tc>
          <w:tcPr>
            <w:tcW w:w="13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C9F77D"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285EA2"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$33.00</w:t>
            </w:r>
          </w:p>
        </w:tc>
        <w:tc>
          <w:tcPr>
            <w:tcW w:w="25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C36016"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Advanced Circuits</w:t>
            </w:r>
          </w:p>
        </w:tc>
      </w:tr>
      <w:tr w:rsidR="00465355" w14:paraId="3187E244" w14:textId="77777777" w:rsidTr="006E0875">
        <w:trPr>
          <w:trHeight w:val="300"/>
          <w:jc w:val="center"/>
        </w:trPr>
        <w:tc>
          <w:tcPr>
            <w:tcW w:w="167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0A4F3DC" w14:textId="77777777" w:rsidR="00465355" w:rsidRDefault="00465355" w:rsidP="006E0875">
            <w:pPr>
              <w:widowControl w:val="0"/>
              <w:spacing w:line="276" w:lineRule="auto"/>
              <w:ind w:left="0" w:right="0"/>
              <w:jc w:val="both"/>
              <w:rPr>
                <w:rFonts w:ascii="Arial" w:eastAsia="Arial" w:hAnsi="Arial" w:cs="Arial"/>
              </w:rPr>
            </w:pPr>
          </w:p>
        </w:tc>
        <w:tc>
          <w:tcPr>
            <w:tcW w:w="18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2BF9BE" w14:textId="77777777" w:rsidR="00465355" w:rsidRDefault="00465355" w:rsidP="006E0875">
            <w:pPr>
              <w:widowControl w:val="0"/>
              <w:spacing w:line="276" w:lineRule="auto"/>
              <w:ind w:left="0" w:right="0"/>
              <w:jc w:val="both"/>
              <w:rPr>
                <w:rFonts w:ascii="Arial" w:eastAsia="Arial" w:hAnsi="Arial" w:cs="Arial"/>
              </w:rPr>
            </w:pP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18B80E" w14:textId="77777777" w:rsidR="00465355" w:rsidRDefault="00465355" w:rsidP="006E0875">
            <w:pPr>
              <w:widowControl w:val="0"/>
              <w:spacing w:line="276" w:lineRule="auto"/>
              <w:ind w:left="0" w:right="0"/>
              <w:jc w:val="both"/>
              <w:rPr>
                <w:rFonts w:ascii="Arial" w:eastAsia="Arial" w:hAnsi="Arial" w:cs="Arial"/>
              </w:rPr>
            </w:pPr>
          </w:p>
        </w:tc>
        <w:tc>
          <w:tcPr>
            <w:tcW w:w="13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459B63F"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Total Electronics:</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0B15B76"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$73.90</w:t>
            </w:r>
          </w:p>
        </w:tc>
        <w:tc>
          <w:tcPr>
            <w:tcW w:w="25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F0EB022" w14:textId="77777777" w:rsidR="00465355" w:rsidRDefault="00465355" w:rsidP="006E0875">
            <w:pPr>
              <w:widowControl w:val="0"/>
              <w:spacing w:line="276" w:lineRule="auto"/>
              <w:ind w:left="0" w:right="0"/>
              <w:jc w:val="both"/>
              <w:rPr>
                <w:rFonts w:ascii="Arial" w:eastAsia="Arial" w:hAnsi="Arial" w:cs="Arial"/>
              </w:rPr>
            </w:pPr>
          </w:p>
        </w:tc>
      </w:tr>
      <w:tr w:rsidR="00465355" w14:paraId="15728780" w14:textId="77777777" w:rsidTr="006E0875">
        <w:trPr>
          <w:trHeight w:val="540"/>
          <w:jc w:val="center"/>
        </w:trPr>
        <w:tc>
          <w:tcPr>
            <w:tcW w:w="167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5002358"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Mechanical Hardware</w:t>
            </w:r>
          </w:p>
        </w:tc>
        <w:tc>
          <w:tcPr>
            <w:tcW w:w="18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58BC3D"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ABS Filament</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3A3EC3"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$0.00</w:t>
            </w:r>
          </w:p>
        </w:tc>
        <w:tc>
          <w:tcPr>
            <w:tcW w:w="13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868712"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8F89B45"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$0.00</w:t>
            </w:r>
          </w:p>
        </w:tc>
        <w:tc>
          <w:tcPr>
            <w:tcW w:w="25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469AF2F"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Interdisciplinary Design Commons</w:t>
            </w:r>
          </w:p>
        </w:tc>
      </w:tr>
      <w:tr w:rsidR="00465355" w14:paraId="562959A1" w14:textId="77777777" w:rsidTr="006E0875">
        <w:trPr>
          <w:trHeight w:val="300"/>
          <w:jc w:val="center"/>
        </w:trPr>
        <w:tc>
          <w:tcPr>
            <w:tcW w:w="167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5C502DA" w14:textId="77777777" w:rsidR="00465355" w:rsidRDefault="00465355" w:rsidP="006E0875">
            <w:pPr>
              <w:widowControl w:val="0"/>
              <w:spacing w:line="276" w:lineRule="auto"/>
              <w:ind w:left="0" w:right="0"/>
              <w:jc w:val="both"/>
              <w:rPr>
                <w:rFonts w:ascii="Arial" w:eastAsia="Arial" w:hAnsi="Arial" w:cs="Arial"/>
              </w:rPr>
            </w:pPr>
          </w:p>
        </w:tc>
        <w:tc>
          <w:tcPr>
            <w:tcW w:w="18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0B5EBA"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PVC Rod (1ft)</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93DF73D"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$0.55</w:t>
            </w:r>
          </w:p>
        </w:tc>
        <w:tc>
          <w:tcPr>
            <w:tcW w:w="13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42A7B0"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4</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28048D"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$2.20</w:t>
            </w:r>
          </w:p>
        </w:tc>
        <w:tc>
          <w:tcPr>
            <w:tcW w:w="25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434134"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Home Depot</w:t>
            </w:r>
          </w:p>
        </w:tc>
      </w:tr>
      <w:tr w:rsidR="00465355" w14:paraId="7FA6A115" w14:textId="77777777" w:rsidTr="006E0875">
        <w:trPr>
          <w:trHeight w:val="300"/>
          <w:jc w:val="center"/>
        </w:trPr>
        <w:tc>
          <w:tcPr>
            <w:tcW w:w="167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B606B5B" w14:textId="77777777" w:rsidR="00465355" w:rsidRDefault="00465355" w:rsidP="006E0875">
            <w:pPr>
              <w:widowControl w:val="0"/>
              <w:spacing w:line="276" w:lineRule="auto"/>
              <w:ind w:left="0" w:right="0"/>
              <w:jc w:val="both"/>
              <w:rPr>
                <w:rFonts w:ascii="Arial" w:eastAsia="Arial" w:hAnsi="Arial" w:cs="Arial"/>
              </w:rPr>
            </w:pPr>
          </w:p>
        </w:tc>
        <w:tc>
          <w:tcPr>
            <w:tcW w:w="18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032AD3"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Mounting Hardware</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8E8CEF"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$6.00</w:t>
            </w:r>
          </w:p>
        </w:tc>
        <w:tc>
          <w:tcPr>
            <w:tcW w:w="13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C19413"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5A8248"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$6.00</w:t>
            </w:r>
          </w:p>
        </w:tc>
        <w:tc>
          <w:tcPr>
            <w:tcW w:w="25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44D4DB"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Home Depot</w:t>
            </w:r>
          </w:p>
        </w:tc>
      </w:tr>
      <w:tr w:rsidR="00465355" w14:paraId="01B7B343" w14:textId="77777777" w:rsidTr="006E0875">
        <w:trPr>
          <w:trHeight w:val="300"/>
          <w:jc w:val="center"/>
        </w:trPr>
        <w:tc>
          <w:tcPr>
            <w:tcW w:w="167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67EA66E" w14:textId="77777777" w:rsidR="00465355" w:rsidRDefault="00465355" w:rsidP="006E0875">
            <w:pPr>
              <w:widowControl w:val="0"/>
              <w:spacing w:line="276" w:lineRule="auto"/>
              <w:ind w:left="0" w:right="0"/>
              <w:jc w:val="both"/>
              <w:rPr>
                <w:rFonts w:ascii="Arial" w:eastAsia="Arial" w:hAnsi="Arial" w:cs="Arial"/>
              </w:rPr>
            </w:pPr>
          </w:p>
        </w:tc>
        <w:tc>
          <w:tcPr>
            <w:tcW w:w="18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C390EB" w14:textId="77777777" w:rsidR="00465355" w:rsidRDefault="00465355" w:rsidP="006E0875">
            <w:pPr>
              <w:widowControl w:val="0"/>
              <w:spacing w:line="276" w:lineRule="auto"/>
              <w:ind w:left="0" w:right="0"/>
              <w:jc w:val="both"/>
              <w:rPr>
                <w:rFonts w:ascii="Arial" w:eastAsia="Arial" w:hAnsi="Arial" w:cs="Arial"/>
              </w:rPr>
            </w:pP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9B61BB" w14:textId="77777777" w:rsidR="00465355" w:rsidRDefault="00465355" w:rsidP="006E0875">
            <w:pPr>
              <w:widowControl w:val="0"/>
              <w:spacing w:line="276" w:lineRule="auto"/>
              <w:ind w:left="0" w:right="0"/>
              <w:jc w:val="both"/>
              <w:rPr>
                <w:rFonts w:ascii="Arial" w:eastAsia="Arial" w:hAnsi="Arial" w:cs="Arial"/>
              </w:rPr>
            </w:pPr>
          </w:p>
        </w:tc>
        <w:tc>
          <w:tcPr>
            <w:tcW w:w="13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4014563"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Total Hardware:</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FCFA396"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$8.20</w:t>
            </w:r>
          </w:p>
        </w:tc>
        <w:tc>
          <w:tcPr>
            <w:tcW w:w="25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C362F2" w14:textId="77777777" w:rsidR="00465355" w:rsidRDefault="00465355" w:rsidP="006E0875">
            <w:pPr>
              <w:widowControl w:val="0"/>
              <w:spacing w:line="276" w:lineRule="auto"/>
              <w:ind w:left="0" w:right="0"/>
              <w:jc w:val="both"/>
              <w:rPr>
                <w:rFonts w:ascii="Arial" w:eastAsia="Arial" w:hAnsi="Arial" w:cs="Arial"/>
              </w:rPr>
            </w:pPr>
          </w:p>
        </w:tc>
      </w:tr>
      <w:tr w:rsidR="00465355" w14:paraId="546C8E22" w14:textId="77777777" w:rsidTr="006E0875">
        <w:trPr>
          <w:trHeight w:val="540"/>
          <w:jc w:val="center"/>
        </w:trPr>
        <w:tc>
          <w:tcPr>
            <w:tcW w:w="16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64C08B" w14:textId="77777777" w:rsidR="00465355" w:rsidRDefault="00465355" w:rsidP="006E0875">
            <w:pPr>
              <w:widowControl w:val="0"/>
              <w:spacing w:line="276" w:lineRule="auto"/>
              <w:ind w:left="0" w:right="0"/>
              <w:jc w:val="both"/>
              <w:rPr>
                <w:rFonts w:ascii="Arial" w:eastAsia="Arial" w:hAnsi="Arial" w:cs="Arial"/>
              </w:rPr>
            </w:pPr>
          </w:p>
        </w:tc>
        <w:tc>
          <w:tcPr>
            <w:tcW w:w="18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3B7EF8" w14:textId="77777777" w:rsidR="00465355" w:rsidRDefault="00465355" w:rsidP="006E0875">
            <w:pPr>
              <w:widowControl w:val="0"/>
              <w:spacing w:line="276" w:lineRule="auto"/>
              <w:ind w:left="0" w:right="0"/>
              <w:jc w:val="both"/>
              <w:rPr>
                <w:rFonts w:ascii="Arial" w:eastAsia="Arial" w:hAnsi="Arial" w:cs="Arial"/>
              </w:rPr>
            </w:pPr>
          </w:p>
        </w:tc>
        <w:tc>
          <w:tcPr>
            <w:tcW w:w="125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082E535" w14:textId="77777777" w:rsidR="00465355" w:rsidRDefault="00465355" w:rsidP="006E0875">
            <w:pPr>
              <w:widowControl w:val="0"/>
              <w:spacing w:line="276" w:lineRule="auto"/>
              <w:ind w:left="0" w:right="0"/>
              <w:jc w:val="both"/>
              <w:rPr>
                <w:rFonts w:ascii="Arial" w:eastAsia="Arial" w:hAnsi="Arial" w:cs="Arial"/>
              </w:rPr>
            </w:pPr>
          </w:p>
        </w:tc>
        <w:tc>
          <w:tcPr>
            <w:tcW w:w="13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89FF86C"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Grand Total (per):</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C0A1CBB"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$82.10</w:t>
            </w:r>
          </w:p>
        </w:tc>
        <w:tc>
          <w:tcPr>
            <w:tcW w:w="256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FCEF12" w14:textId="77777777" w:rsidR="00465355" w:rsidRDefault="00465355" w:rsidP="006E0875">
            <w:pPr>
              <w:widowControl w:val="0"/>
              <w:spacing w:line="276" w:lineRule="auto"/>
              <w:ind w:left="0" w:right="0"/>
              <w:jc w:val="both"/>
              <w:rPr>
                <w:rFonts w:ascii="Arial" w:eastAsia="Arial" w:hAnsi="Arial" w:cs="Arial"/>
              </w:rPr>
            </w:pPr>
          </w:p>
        </w:tc>
      </w:tr>
      <w:tr w:rsidR="00465355" w14:paraId="66597FBC" w14:textId="77777777" w:rsidTr="006E0875">
        <w:trPr>
          <w:trHeight w:val="300"/>
          <w:jc w:val="center"/>
        </w:trPr>
        <w:tc>
          <w:tcPr>
            <w:tcW w:w="16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958D49" w14:textId="77777777" w:rsidR="00465355" w:rsidRDefault="00465355" w:rsidP="006E0875">
            <w:pPr>
              <w:widowControl w:val="0"/>
              <w:spacing w:line="276" w:lineRule="auto"/>
              <w:ind w:left="0" w:right="0"/>
              <w:jc w:val="both"/>
              <w:rPr>
                <w:rFonts w:ascii="Arial" w:eastAsia="Arial" w:hAnsi="Arial" w:cs="Arial"/>
              </w:rPr>
            </w:pPr>
          </w:p>
        </w:tc>
        <w:tc>
          <w:tcPr>
            <w:tcW w:w="18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5A08AD" w14:textId="77777777" w:rsidR="00465355" w:rsidRDefault="00465355" w:rsidP="006E0875">
            <w:pPr>
              <w:widowControl w:val="0"/>
              <w:spacing w:line="276" w:lineRule="auto"/>
              <w:ind w:left="0" w:right="0"/>
              <w:jc w:val="both"/>
              <w:rPr>
                <w:rFonts w:ascii="Arial" w:eastAsia="Arial" w:hAnsi="Arial" w:cs="Arial"/>
              </w:rPr>
            </w:pPr>
          </w:p>
        </w:tc>
        <w:tc>
          <w:tcPr>
            <w:tcW w:w="125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80BC8E9" w14:textId="77777777" w:rsidR="00465355" w:rsidRDefault="00465355" w:rsidP="006E0875">
            <w:pPr>
              <w:widowControl w:val="0"/>
              <w:spacing w:line="276" w:lineRule="auto"/>
              <w:ind w:left="0" w:right="0"/>
              <w:jc w:val="both"/>
              <w:rPr>
                <w:rFonts w:ascii="Arial" w:eastAsia="Arial" w:hAnsi="Arial" w:cs="Arial"/>
              </w:rPr>
            </w:pPr>
          </w:p>
        </w:tc>
        <w:tc>
          <w:tcPr>
            <w:tcW w:w="13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277A6D"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Grand Total (x2):</w:t>
            </w:r>
          </w:p>
        </w:tc>
        <w:tc>
          <w:tcPr>
            <w:tcW w:w="12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904AAB"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$164.20</w:t>
            </w:r>
          </w:p>
        </w:tc>
        <w:tc>
          <w:tcPr>
            <w:tcW w:w="256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8D35E6" w14:textId="77777777" w:rsidR="00465355" w:rsidRDefault="00465355" w:rsidP="006E0875">
            <w:pPr>
              <w:widowControl w:val="0"/>
              <w:spacing w:line="276" w:lineRule="auto"/>
              <w:ind w:left="0" w:right="0"/>
              <w:jc w:val="both"/>
              <w:rPr>
                <w:rFonts w:ascii="Arial" w:eastAsia="Arial" w:hAnsi="Arial" w:cs="Arial"/>
              </w:rPr>
            </w:pPr>
          </w:p>
        </w:tc>
      </w:tr>
    </w:tbl>
    <w:p w14:paraId="12863E92" w14:textId="77777777" w:rsidR="00465355" w:rsidRDefault="00465355" w:rsidP="00465355">
      <w:pPr>
        <w:keepLines/>
        <w:pBdr>
          <w:top w:val="nil"/>
          <w:left w:val="nil"/>
          <w:bottom w:val="nil"/>
          <w:right w:val="nil"/>
          <w:between w:val="nil"/>
        </w:pBdr>
        <w:spacing w:line="480" w:lineRule="auto"/>
        <w:ind w:left="0" w:right="0"/>
        <w:jc w:val="both"/>
        <w:rPr>
          <w:sz w:val="24"/>
          <w:szCs w:val="24"/>
        </w:rPr>
      </w:pPr>
    </w:p>
    <w:p w14:paraId="431B1066" w14:textId="0DDF1CF2" w:rsidR="00465355" w:rsidRDefault="00465355" w:rsidP="00465355">
      <w:pPr>
        <w:keepLines/>
        <w:pBdr>
          <w:top w:val="nil"/>
          <w:left w:val="nil"/>
          <w:bottom w:val="nil"/>
          <w:right w:val="nil"/>
          <w:between w:val="nil"/>
        </w:pBdr>
        <w:spacing w:line="480" w:lineRule="auto"/>
        <w:ind w:left="0" w:right="0" w:firstLine="720"/>
        <w:jc w:val="both"/>
        <w:rPr>
          <w:sz w:val="24"/>
          <w:szCs w:val="24"/>
        </w:rPr>
      </w:pPr>
      <w:r>
        <w:rPr>
          <w:sz w:val="24"/>
          <w:szCs w:val="24"/>
        </w:rPr>
        <w:t xml:space="preserve">In addition to materials costs for production of Meterrific’s prototype smart parking meter, labor costs must be estimated. </w:t>
      </w:r>
      <w:proofErr w:type="gramStart"/>
      <w:r>
        <w:rPr>
          <w:sz w:val="24"/>
          <w:szCs w:val="24"/>
        </w:rPr>
        <w:t>The majority of</w:t>
      </w:r>
      <w:proofErr w:type="gramEnd"/>
      <w:r>
        <w:rPr>
          <w:sz w:val="24"/>
          <w:szCs w:val="24"/>
        </w:rPr>
        <w:t xml:space="preserve"> the feature set for Meterrific’s solution is software, which does not have any direct materials cost. Additionally, there is time spent both in class and writing documentation that must be accounted for. Finally, time spent wiring and debugging electronics must be estimated. Table 7.3 shows estimates of time and cost for these categories, using $45/hour as a wage estimate. These estimates assume 14 weeks of work on the solution.</w:t>
      </w:r>
    </w:p>
    <w:p w14:paraId="43662FE7" w14:textId="42488F67"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74B23E21" w14:textId="77777777"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0050FD17" w14:textId="77777777" w:rsidR="00465355" w:rsidRDefault="00465355" w:rsidP="00465355">
      <w:pPr>
        <w:keepLines/>
        <w:pBdr>
          <w:top w:val="nil"/>
          <w:left w:val="nil"/>
          <w:bottom w:val="nil"/>
          <w:right w:val="nil"/>
          <w:between w:val="nil"/>
        </w:pBdr>
        <w:spacing w:line="480" w:lineRule="auto"/>
        <w:ind w:left="0" w:right="0"/>
        <w:jc w:val="center"/>
        <w:rPr>
          <w:sz w:val="24"/>
          <w:szCs w:val="24"/>
        </w:rPr>
      </w:pPr>
      <w:r>
        <w:rPr>
          <w:sz w:val="24"/>
          <w:szCs w:val="24"/>
        </w:rPr>
        <w:lastRenderedPageBreak/>
        <w:t>Table 7.3 Estimate of Labor Costs for Meterrific Prototype Development</w:t>
      </w:r>
    </w:p>
    <w:tbl>
      <w:tblPr>
        <w:tblStyle w:val="a9"/>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1"/>
        <w:gridCol w:w="1500"/>
        <w:gridCol w:w="2505"/>
        <w:gridCol w:w="3420"/>
      </w:tblGrid>
      <w:tr w:rsidR="00465355" w14:paraId="0275F54C" w14:textId="77777777" w:rsidTr="006E0875">
        <w:tc>
          <w:tcPr>
            <w:tcW w:w="2511" w:type="dxa"/>
            <w:tcBorders>
              <w:top w:val="single" w:sz="6" w:space="0" w:color="000000"/>
              <w:left w:val="single" w:sz="6" w:space="0" w:color="000000"/>
              <w:bottom w:val="single" w:sz="6" w:space="0" w:color="000000"/>
              <w:right w:val="single" w:sz="6" w:space="0" w:color="000000"/>
            </w:tcBorders>
            <w:shd w:val="clear" w:color="auto" w:fill="000000"/>
            <w:tcMar>
              <w:top w:w="40" w:type="dxa"/>
              <w:left w:w="40" w:type="dxa"/>
              <w:bottom w:w="40" w:type="dxa"/>
              <w:right w:w="40" w:type="dxa"/>
            </w:tcMar>
          </w:tcPr>
          <w:p w14:paraId="3E09FB46" w14:textId="77777777" w:rsidR="00465355" w:rsidRDefault="00465355" w:rsidP="006E0875">
            <w:pPr>
              <w:widowControl w:val="0"/>
              <w:spacing w:line="276" w:lineRule="auto"/>
              <w:ind w:left="0" w:right="0"/>
              <w:jc w:val="both"/>
              <w:rPr>
                <w:rFonts w:ascii="Arial" w:eastAsia="Arial" w:hAnsi="Arial" w:cs="Arial"/>
                <w:color w:val="FFFFFF"/>
              </w:rPr>
            </w:pPr>
          </w:p>
        </w:tc>
        <w:tc>
          <w:tcPr>
            <w:tcW w:w="1500" w:type="dxa"/>
            <w:tcBorders>
              <w:top w:val="single" w:sz="6" w:space="0" w:color="000000"/>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1FF994CF" w14:textId="77777777" w:rsidR="00465355" w:rsidRDefault="00465355" w:rsidP="006E0875">
            <w:pPr>
              <w:widowControl w:val="0"/>
              <w:spacing w:line="276" w:lineRule="auto"/>
              <w:ind w:left="0" w:right="0"/>
              <w:jc w:val="both"/>
              <w:rPr>
                <w:rFonts w:ascii="Arial" w:eastAsia="Arial" w:hAnsi="Arial" w:cs="Arial"/>
                <w:color w:val="FFFFFF"/>
              </w:rPr>
            </w:pPr>
            <w:r>
              <w:rPr>
                <w:b/>
                <w:color w:val="FFFFFF"/>
                <w:sz w:val="24"/>
                <w:szCs w:val="24"/>
              </w:rPr>
              <w:t>Weekly Labor Hours</w:t>
            </w:r>
          </w:p>
        </w:tc>
        <w:tc>
          <w:tcPr>
            <w:tcW w:w="2505" w:type="dxa"/>
            <w:tcBorders>
              <w:top w:val="single" w:sz="6" w:space="0" w:color="000000"/>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44CE8C09" w14:textId="77777777" w:rsidR="00465355" w:rsidRDefault="00465355" w:rsidP="006E0875">
            <w:pPr>
              <w:widowControl w:val="0"/>
              <w:spacing w:line="276" w:lineRule="auto"/>
              <w:ind w:left="0" w:right="0"/>
              <w:jc w:val="both"/>
              <w:rPr>
                <w:rFonts w:ascii="Arial" w:eastAsia="Arial" w:hAnsi="Arial" w:cs="Arial"/>
                <w:color w:val="FFFFFF"/>
              </w:rPr>
            </w:pPr>
            <w:r>
              <w:rPr>
                <w:b/>
                <w:color w:val="FFFFFF"/>
                <w:sz w:val="24"/>
                <w:szCs w:val="24"/>
              </w:rPr>
              <w:t>Semester Total Labor Hours</w:t>
            </w:r>
          </w:p>
        </w:tc>
        <w:tc>
          <w:tcPr>
            <w:tcW w:w="3420" w:type="dxa"/>
            <w:tcBorders>
              <w:top w:val="single" w:sz="6" w:space="0" w:color="000000"/>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42DF1002" w14:textId="77777777" w:rsidR="00465355" w:rsidRDefault="00465355" w:rsidP="006E0875">
            <w:pPr>
              <w:widowControl w:val="0"/>
              <w:spacing w:line="276" w:lineRule="auto"/>
              <w:ind w:left="0" w:right="0"/>
              <w:jc w:val="both"/>
              <w:rPr>
                <w:rFonts w:ascii="Arial" w:eastAsia="Arial" w:hAnsi="Arial" w:cs="Arial"/>
                <w:color w:val="FFFFFF"/>
              </w:rPr>
            </w:pPr>
            <w:r>
              <w:rPr>
                <w:b/>
                <w:color w:val="FFFFFF"/>
                <w:sz w:val="24"/>
                <w:szCs w:val="24"/>
              </w:rPr>
              <w:t>Semester Total Labor Cost</w:t>
            </w:r>
          </w:p>
        </w:tc>
      </w:tr>
      <w:tr w:rsidR="00465355" w14:paraId="15F34FAD" w14:textId="77777777" w:rsidTr="006E0875">
        <w:tc>
          <w:tcPr>
            <w:tcW w:w="251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2500C8D" w14:textId="77777777" w:rsidR="00465355" w:rsidRDefault="00465355" w:rsidP="006E0875">
            <w:pPr>
              <w:widowControl w:val="0"/>
              <w:spacing w:line="276" w:lineRule="auto"/>
              <w:ind w:left="0" w:right="0"/>
              <w:jc w:val="both"/>
              <w:rPr>
                <w:rFonts w:ascii="Arial" w:eastAsia="Arial" w:hAnsi="Arial" w:cs="Arial"/>
              </w:rPr>
            </w:pPr>
            <w:r>
              <w:rPr>
                <w:b/>
                <w:sz w:val="24"/>
                <w:szCs w:val="24"/>
              </w:rPr>
              <w:t>Backend Development</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3FE2995" w14:textId="77777777" w:rsidR="00465355" w:rsidRDefault="00465355" w:rsidP="006E0875">
            <w:pPr>
              <w:widowControl w:val="0"/>
              <w:spacing w:line="276" w:lineRule="auto"/>
              <w:ind w:left="0" w:right="0"/>
              <w:jc w:val="both"/>
              <w:rPr>
                <w:rFonts w:ascii="Arial" w:eastAsia="Arial" w:hAnsi="Arial" w:cs="Arial"/>
              </w:rPr>
            </w:pPr>
          </w:p>
        </w:tc>
        <w:tc>
          <w:tcPr>
            <w:tcW w:w="25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88E17FB" w14:textId="77777777" w:rsidR="00465355" w:rsidRDefault="00465355" w:rsidP="006E0875">
            <w:pPr>
              <w:widowControl w:val="0"/>
              <w:spacing w:line="276" w:lineRule="auto"/>
              <w:ind w:left="0" w:right="0"/>
              <w:jc w:val="both"/>
              <w:rPr>
                <w:rFonts w:ascii="Arial" w:eastAsia="Arial" w:hAnsi="Arial" w:cs="Arial"/>
              </w:rPr>
            </w:pPr>
          </w:p>
        </w:tc>
        <w:tc>
          <w:tcPr>
            <w:tcW w:w="3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E3AEF18" w14:textId="77777777" w:rsidR="00465355" w:rsidRDefault="00465355" w:rsidP="006E0875">
            <w:pPr>
              <w:widowControl w:val="0"/>
              <w:spacing w:line="276" w:lineRule="auto"/>
              <w:ind w:left="0" w:right="0"/>
              <w:jc w:val="both"/>
              <w:rPr>
                <w:rFonts w:ascii="Arial" w:eastAsia="Arial" w:hAnsi="Arial" w:cs="Arial"/>
              </w:rPr>
            </w:pPr>
          </w:p>
        </w:tc>
      </w:tr>
      <w:tr w:rsidR="00465355" w14:paraId="1AC7A6C3" w14:textId="77777777" w:rsidTr="006E0875">
        <w:tc>
          <w:tcPr>
            <w:tcW w:w="251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2445F2A" w14:textId="77777777" w:rsidR="00465355" w:rsidRDefault="00465355" w:rsidP="006E0875">
            <w:pPr>
              <w:widowControl w:val="0"/>
              <w:spacing w:line="276" w:lineRule="auto"/>
              <w:ind w:left="0" w:right="0"/>
              <w:jc w:val="both"/>
              <w:rPr>
                <w:rFonts w:ascii="Arial" w:eastAsia="Arial" w:hAnsi="Arial" w:cs="Arial"/>
              </w:rPr>
            </w:pPr>
            <w:r>
              <w:rPr>
                <w:sz w:val="24"/>
                <w:szCs w:val="24"/>
              </w:rPr>
              <w:t>Embedded Software</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4039465" w14:textId="77777777" w:rsidR="00465355" w:rsidRDefault="00465355" w:rsidP="006E0875">
            <w:pPr>
              <w:widowControl w:val="0"/>
              <w:spacing w:line="276" w:lineRule="auto"/>
              <w:ind w:left="0" w:right="0"/>
              <w:jc w:val="both"/>
              <w:rPr>
                <w:rFonts w:ascii="Arial" w:eastAsia="Arial" w:hAnsi="Arial" w:cs="Arial"/>
              </w:rPr>
            </w:pPr>
            <w:r>
              <w:rPr>
                <w:sz w:val="24"/>
                <w:szCs w:val="24"/>
              </w:rPr>
              <w:t>3.5</w:t>
            </w:r>
          </w:p>
        </w:tc>
        <w:tc>
          <w:tcPr>
            <w:tcW w:w="25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609AC5" w14:textId="77777777" w:rsidR="00465355" w:rsidRDefault="00465355" w:rsidP="006E0875">
            <w:pPr>
              <w:widowControl w:val="0"/>
              <w:spacing w:line="276" w:lineRule="auto"/>
              <w:ind w:left="0" w:right="0"/>
              <w:jc w:val="both"/>
              <w:rPr>
                <w:rFonts w:ascii="Arial" w:eastAsia="Arial" w:hAnsi="Arial" w:cs="Arial"/>
              </w:rPr>
            </w:pPr>
            <w:r>
              <w:rPr>
                <w:sz w:val="24"/>
                <w:szCs w:val="24"/>
              </w:rPr>
              <w:t>49.00</w:t>
            </w:r>
          </w:p>
        </w:tc>
        <w:tc>
          <w:tcPr>
            <w:tcW w:w="3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D1E3442"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$2,205.00</w:t>
            </w:r>
          </w:p>
        </w:tc>
      </w:tr>
      <w:tr w:rsidR="00465355" w14:paraId="68B6C914" w14:textId="77777777" w:rsidTr="006E0875">
        <w:tc>
          <w:tcPr>
            <w:tcW w:w="251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855580F" w14:textId="77777777" w:rsidR="00465355" w:rsidRDefault="00465355" w:rsidP="006E0875">
            <w:pPr>
              <w:widowControl w:val="0"/>
              <w:spacing w:line="276" w:lineRule="auto"/>
              <w:ind w:left="0" w:right="0"/>
              <w:jc w:val="both"/>
              <w:rPr>
                <w:rFonts w:ascii="Arial" w:eastAsia="Arial" w:hAnsi="Arial" w:cs="Arial"/>
              </w:rPr>
            </w:pPr>
            <w:r>
              <w:rPr>
                <w:sz w:val="24"/>
                <w:szCs w:val="24"/>
              </w:rPr>
              <w:t>Data Transmission</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D2033C0" w14:textId="77777777" w:rsidR="00465355" w:rsidRDefault="00465355" w:rsidP="006E0875">
            <w:pPr>
              <w:widowControl w:val="0"/>
              <w:spacing w:line="276" w:lineRule="auto"/>
              <w:ind w:left="0" w:right="0"/>
              <w:jc w:val="both"/>
              <w:rPr>
                <w:rFonts w:ascii="Arial" w:eastAsia="Arial" w:hAnsi="Arial" w:cs="Arial"/>
              </w:rPr>
            </w:pPr>
            <w:r>
              <w:rPr>
                <w:sz w:val="24"/>
                <w:szCs w:val="24"/>
              </w:rPr>
              <w:t>1</w:t>
            </w:r>
          </w:p>
        </w:tc>
        <w:tc>
          <w:tcPr>
            <w:tcW w:w="25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6E5A23" w14:textId="77777777" w:rsidR="00465355" w:rsidRDefault="00465355" w:rsidP="006E0875">
            <w:pPr>
              <w:widowControl w:val="0"/>
              <w:spacing w:line="276" w:lineRule="auto"/>
              <w:ind w:left="0" w:right="0"/>
              <w:jc w:val="both"/>
              <w:rPr>
                <w:rFonts w:ascii="Arial" w:eastAsia="Arial" w:hAnsi="Arial" w:cs="Arial"/>
              </w:rPr>
            </w:pPr>
            <w:r>
              <w:rPr>
                <w:sz w:val="24"/>
                <w:szCs w:val="24"/>
              </w:rPr>
              <w:t>14.00</w:t>
            </w:r>
          </w:p>
        </w:tc>
        <w:tc>
          <w:tcPr>
            <w:tcW w:w="3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F84E7A0"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$630.00</w:t>
            </w:r>
          </w:p>
        </w:tc>
      </w:tr>
      <w:tr w:rsidR="00465355" w14:paraId="339A4BEA" w14:textId="77777777" w:rsidTr="006E0875">
        <w:tc>
          <w:tcPr>
            <w:tcW w:w="251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74CE9F1" w14:textId="77777777" w:rsidR="00465355" w:rsidRDefault="00465355" w:rsidP="006E0875">
            <w:pPr>
              <w:widowControl w:val="0"/>
              <w:spacing w:line="276" w:lineRule="auto"/>
              <w:ind w:left="0" w:right="0"/>
              <w:jc w:val="both"/>
              <w:rPr>
                <w:rFonts w:ascii="Arial" w:eastAsia="Arial" w:hAnsi="Arial" w:cs="Arial"/>
              </w:rPr>
            </w:pPr>
            <w:r>
              <w:rPr>
                <w:b/>
                <w:sz w:val="24"/>
                <w:szCs w:val="24"/>
              </w:rPr>
              <w:t>App Development</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CB7AF0B" w14:textId="77777777" w:rsidR="00465355" w:rsidRDefault="00465355" w:rsidP="006E0875">
            <w:pPr>
              <w:widowControl w:val="0"/>
              <w:spacing w:line="276" w:lineRule="auto"/>
              <w:ind w:left="0" w:right="0"/>
              <w:jc w:val="both"/>
              <w:rPr>
                <w:rFonts w:ascii="Arial" w:eastAsia="Arial" w:hAnsi="Arial" w:cs="Arial"/>
              </w:rPr>
            </w:pPr>
          </w:p>
        </w:tc>
        <w:tc>
          <w:tcPr>
            <w:tcW w:w="25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C339CC" w14:textId="77777777" w:rsidR="00465355" w:rsidRDefault="00465355" w:rsidP="006E0875">
            <w:pPr>
              <w:widowControl w:val="0"/>
              <w:spacing w:line="276" w:lineRule="auto"/>
              <w:ind w:left="0" w:right="0"/>
              <w:jc w:val="both"/>
              <w:rPr>
                <w:rFonts w:ascii="Arial" w:eastAsia="Arial" w:hAnsi="Arial" w:cs="Arial"/>
              </w:rPr>
            </w:pPr>
          </w:p>
        </w:tc>
        <w:tc>
          <w:tcPr>
            <w:tcW w:w="3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58D2A3E" w14:textId="77777777" w:rsidR="00465355" w:rsidRDefault="00465355" w:rsidP="006E0875">
            <w:pPr>
              <w:widowControl w:val="0"/>
              <w:spacing w:line="276" w:lineRule="auto"/>
              <w:ind w:left="0" w:right="0"/>
              <w:jc w:val="both"/>
              <w:rPr>
                <w:rFonts w:ascii="Arial" w:eastAsia="Arial" w:hAnsi="Arial" w:cs="Arial"/>
              </w:rPr>
            </w:pPr>
          </w:p>
        </w:tc>
      </w:tr>
      <w:tr w:rsidR="00465355" w14:paraId="61AFA2FF" w14:textId="77777777" w:rsidTr="006E0875">
        <w:tc>
          <w:tcPr>
            <w:tcW w:w="251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15F1D1C" w14:textId="77777777" w:rsidR="00465355" w:rsidRDefault="00465355" w:rsidP="006E0875">
            <w:pPr>
              <w:widowControl w:val="0"/>
              <w:spacing w:line="276" w:lineRule="auto"/>
              <w:ind w:left="0" w:right="0"/>
              <w:jc w:val="both"/>
              <w:rPr>
                <w:rFonts w:ascii="Arial" w:eastAsia="Arial" w:hAnsi="Arial" w:cs="Arial"/>
              </w:rPr>
            </w:pPr>
            <w:r>
              <w:rPr>
                <w:sz w:val="24"/>
                <w:szCs w:val="24"/>
              </w:rPr>
              <w:t>User Interface</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8EC917C" w14:textId="77777777" w:rsidR="00465355" w:rsidRDefault="00465355" w:rsidP="006E0875">
            <w:pPr>
              <w:widowControl w:val="0"/>
              <w:spacing w:line="276" w:lineRule="auto"/>
              <w:ind w:left="0" w:right="0"/>
              <w:jc w:val="both"/>
              <w:rPr>
                <w:rFonts w:ascii="Arial" w:eastAsia="Arial" w:hAnsi="Arial" w:cs="Arial"/>
              </w:rPr>
            </w:pPr>
            <w:r>
              <w:rPr>
                <w:sz w:val="24"/>
                <w:szCs w:val="24"/>
              </w:rPr>
              <w:t>4</w:t>
            </w:r>
          </w:p>
        </w:tc>
        <w:tc>
          <w:tcPr>
            <w:tcW w:w="25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6964BD8" w14:textId="77777777" w:rsidR="00465355" w:rsidRDefault="00465355" w:rsidP="006E0875">
            <w:pPr>
              <w:widowControl w:val="0"/>
              <w:spacing w:line="276" w:lineRule="auto"/>
              <w:ind w:left="0" w:right="0"/>
              <w:jc w:val="both"/>
              <w:rPr>
                <w:rFonts w:ascii="Arial" w:eastAsia="Arial" w:hAnsi="Arial" w:cs="Arial"/>
              </w:rPr>
            </w:pPr>
            <w:r>
              <w:rPr>
                <w:sz w:val="24"/>
                <w:szCs w:val="24"/>
              </w:rPr>
              <w:t>56.00</w:t>
            </w:r>
          </w:p>
        </w:tc>
        <w:tc>
          <w:tcPr>
            <w:tcW w:w="3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EE85271"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$2,520.00</w:t>
            </w:r>
          </w:p>
        </w:tc>
      </w:tr>
      <w:tr w:rsidR="00465355" w14:paraId="52E241B4" w14:textId="77777777" w:rsidTr="006E0875">
        <w:tc>
          <w:tcPr>
            <w:tcW w:w="251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A0D0AD9" w14:textId="77777777" w:rsidR="00465355" w:rsidRDefault="00465355" w:rsidP="006E0875">
            <w:pPr>
              <w:widowControl w:val="0"/>
              <w:spacing w:line="276" w:lineRule="auto"/>
              <w:ind w:left="0" w:right="0"/>
              <w:jc w:val="both"/>
              <w:rPr>
                <w:rFonts w:ascii="Arial" w:eastAsia="Arial" w:hAnsi="Arial" w:cs="Arial"/>
              </w:rPr>
            </w:pPr>
            <w:r>
              <w:rPr>
                <w:sz w:val="24"/>
                <w:szCs w:val="24"/>
              </w:rPr>
              <w:t>Navigation</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65E41F" w14:textId="77777777" w:rsidR="00465355" w:rsidRDefault="00465355" w:rsidP="006E0875">
            <w:pPr>
              <w:widowControl w:val="0"/>
              <w:spacing w:line="276" w:lineRule="auto"/>
              <w:ind w:left="0" w:right="0"/>
              <w:jc w:val="both"/>
              <w:rPr>
                <w:rFonts w:ascii="Arial" w:eastAsia="Arial" w:hAnsi="Arial" w:cs="Arial"/>
              </w:rPr>
            </w:pPr>
            <w:r>
              <w:rPr>
                <w:sz w:val="24"/>
                <w:szCs w:val="24"/>
              </w:rPr>
              <w:t>3</w:t>
            </w:r>
          </w:p>
        </w:tc>
        <w:tc>
          <w:tcPr>
            <w:tcW w:w="25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CED696E" w14:textId="77777777" w:rsidR="00465355" w:rsidRDefault="00465355" w:rsidP="006E0875">
            <w:pPr>
              <w:widowControl w:val="0"/>
              <w:spacing w:line="276" w:lineRule="auto"/>
              <w:ind w:left="0" w:right="0"/>
              <w:jc w:val="both"/>
              <w:rPr>
                <w:rFonts w:ascii="Arial" w:eastAsia="Arial" w:hAnsi="Arial" w:cs="Arial"/>
              </w:rPr>
            </w:pPr>
            <w:r>
              <w:rPr>
                <w:sz w:val="24"/>
                <w:szCs w:val="24"/>
              </w:rPr>
              <w:t>42.00</w:t>
            </w:r>
          </w:p>
        </w:tc>
        <w:tc>
          <w:tcPr>
            <w:tcW w:w="3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AF27794"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$1,890.00</w:t>
            </w:r>
          </w:p>
        </w:tc>
      </w:tr>
      <w:tr w:rsidR="00465355" w14:paraId="7D4C669F" w14:textId="77777777" w:rsidTr="006E0875">
        <w:tc>
          <w:tcPr>
            <w:tcW w:w="251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CFF8788" w14:textId="77777777" w:rsidR="00465355" w:rsidRDefault="00465355" w:rsidP="006E0875">
            <w:pPr>
              <w:widowControl w:val="0"/>
              <w:spacing w:line="276" w:lineRule="auto"/>
              <w:ind w:left="0" w:right="0"/>
              <w:jc w:val="both"/>
              <w:rPr>
                <w:rFonts w:ascii="Arial" w:eastAsia="Arial" w:hAnsi="Arial" w:cs="Arial"/>
              </w:rPr>
            </w:pPr>
            <w:r>
              <w:rPr>
                <w:b/>
                <w:sz w:val="24"/>
                <w:szCs w:val="24"/>
              </w:rPr>
              <w:t>Electronics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1FF50E4" w14:textId="77777777" w:rsidR="00465355" w:rsidRDefault="00465355" w:rsidP="006E0875">
            <w:pPr>
              <w:widowControl w:val="0"/>
              <w:spacing w:line="276" w:lineRule="auto"/>
              <w:ind w:left="0" w:right="0"/>
              <w:jc w:val="both"/>
              <w:rPr>
                <w:rFonts w:ascii="Arial" w:eastAsia="Arial" w:hAnsi="Arial" w:cs="Arial"/>
              </w:rPr>
            </w:pPr>
          </w:p>
        </w:tc>
        <w:tc>
          <w:tcPr>
            <w:tcW w:w="25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ACEDE32" w14:textId="77777777" w:rsidR="00465355" w:rsidRDefault="00465355" w:rsidP="006E0875">
            <w:pPr>
              <w:widowControl w:val="0"/>
              <w:spacing w:line="276" w:lineRule="auto"/>
              <w:ind w:left="0" w:right="0"/>
              <w:jc w:val="both"/>
              <w:rPr>
                <w:rFonts w:ascii="Arial" w:eastAsia="Arial" w:hAnsi="Arial" w:cs="Arial"/>
              </w:rPr>
            </w:pPr>
          </w:p>
        </w:tc>
        <w:tc>
          <w:tcPr>
            <w:tcW w:w="3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D2EF3D1" w14:textId="77777777" w:rsidR="00465355" w:rsidRDefault="00465355" w:rsidP="006E0875">
            <w:pPr>
              <w:widowControl w:val="0"/>
              <w:spacing w:line="276" w:lineRule="auto"/>
              <w:ind w:left="0" w:right="0"/>
              <w:jc w:val="both"/>
              <w:rPr>
                <w:rFonts w:ascii="Arial" w:eastAsia="Arial" w:hAnsi="Arial" w:cs="Arial"/>
              </w:rPr>
            </w:pPr>
          </w:p>
        </w:tc>
      </w:tr>
      <w:tr w:rsidR="00465355" w14:paraId="64323781" w14:textId="77777777" w:rsidTr="006E0875">
        <w:tc>
          <w:tcPr>
            <w:tcW w:w="251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709EFD3" w14:textId="77777777" w:rsidR="00465355" w:rsidRDefault="00465355" w:rsidP="006E0875">
            <w:pPr>
              <w:widowControl w:val="0"/>
              <w:spacing w:line="276" w:lineRule="auto"/>
              <w:ind w:left="0" w:right="0"/>
              <w:jc w:val="both"/>
              <w:rPr>
                <w:rFonts w:ascii="Arial" w:eastAsia="Arial" w:hAnsi="Arial" w:cs="Arial"/>
              </w:rPr>
            </w:pPr>
            <w:r>
              <w:rPr>
                <w:sz w:val="24"/>
                <w:szCs w:val="24"/>
              </w:rPr>
              <w:t>Breadboard Testing</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425A7A" w14:textId="77777777" w:rsidR="00465355" w:rsidRDefault="00465355" w:rsidP="006E0875">
            <w:pPr>
              <w:widowControl w:val="0"/>
              <w:spacing w:line="276" w:lineRule="auto"/>
              <w:ind w:left="0" w:right="0"/>
              <w:jc w:val="both"/>
              <w:rPr>
                <w:rFonts w:ascii="Arial" w:eastAsia="Arial" w:hAnsi="Arial" w:cs="Arial"/>
              </w:rPr>
            </w:pPr>
            <w:r>
              <w:rPr>
                <w:sz w:val="24"/>
                <w:szCs w:val="24"/>
              </w:rPr>
              <w:t>0.5</w:t>
            </w:r>
          </w:p>
        </w:tc>
        <w:tc>
          <w:tcPr>
            <w:tcW w:w="25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95D8A8" w14:textId="77777777" w:rsidR="00465355" w:rsidRDefault="00465355" w:rsidP="006E0875">
            <w:pPr>
              <w:widowControl w:val="0"/>
              <w:spacing w:line="276" w:lineRule="auto"/>
              <w:ind w:left="0" w:right="0"/>
              <w:jc w:val="both"/>
              <w:rPr>
                <w:rFonts w:ascii="Arial" w:eastAsia="Arial" w:hAnsi="Arial" w:cs="Arial"/>
              </w:rPr>
            </w:pPr>
            <w:r>
              <w:rPr>
                <w:sz w:val="24"/>
                <w:szCs w:val="24"/>
              </w:rPr>
              <w:t>7.00</w:t>
            </w:r>
          </w:p>
        </w:tc>
        <w:tc>
          <w:tcPr>
            <w:tcW w:w="3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6A572CF"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$315.00</w:t>
            </w:r>
          </w:p>
        </w:tc>
      </w:tr>
      <w:tr w:rsidR="00465355" w14:paraId="7D262D0B" w14:textId="77777777" w:rsidTr="006E0875">
        <w:tc>
          <w:tcPr>
            <w:tcW w:w="251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5883490" w14:textId="77777777" w:rsidR="00465355" w:rsidRDefault="00465355" w:rsidP="006E0875">
            <w:pPr>
              <w:widowControl w:val="0"/>
              <w:spacing w:line="276" w:lineRule="auto"/>
              <w:ind w:left="0" w:right="0"/>
              <w:jc w:val="both"/>
              <w:rPr>
                <w:rFonts w:ascii="Arial" w:eastAsia="Arial" w:hAnsi="Arial" w:cs="Arial"/>
              </w:rPr>
            </w:pPr>
            <w:r>
              <w:rPr>
                <w:sz w:val="24"/>
                <w:szCs w:val="24"/>
              </w:rPr>
              <w:t>PCB Design</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5557D50" w14:textId="77777777" w:rsidR="00465355" w:rsidRDefault="00465355" w:rsidP="006E0875">
            <w:pPr>
              <w:widowControl w:val="0"/>
              <w:spacing w:line="276" w:lineRule="auto"/>
              <w:ind w:left="0" w:right="0"/>
              <w:jc w:val="both"/>
              <w:rPr>
                <w:rFonts w:ascii="Arial" w:eastAsia="Arial" w:hAnsi="Arial" w:cs="Arial"/>
              </w:rPr>
            </w:pPr>
            <w:r>
              <w:rPr>
                <w:sz w:val="24"/>
                <w:szCs w:val="24"/>
              </w:rPr>
              <w:t>2.5</w:t>
            </w:r>
          </w:p>
        </w:tc>
        <w:tc>
          <w:tcPr>
            <w:tcW w:w="25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B5296C" w14:textId="77777777" w:rsidR="00465355" w:rsidRDefault="00465355" w:rsidP="006E0875">
            <w:pPr>
              <w:widowControl w:val="0"/>
              <w:spacing w:line="276" w:lineRule="auto"/>
              <w:ind w:left="0" w:right="0"/>
              <w:jc w:val="both"/>
              <w:rPr>
                <w:rFonts w:ascii="Arial" w:eastAsia="Arial" w:hAnsi="Arial" w:cs="Arial"/>
              </w:rPr>
            </w:pPr>
            <w:r>
              <w:rPr>
                <w:sz w:val="24"/>
                <w:szCs w:val="24"/>
              </w:rPr>
              <w:t>35.00</w:t>
            </w:r>
          </w:p>
        </w:tc>
        <w:tc>
          <w:tcPr>
            <w:tcW w:w="3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002F964"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$1,575.00</w:t>
            </w:r>
          </w:p>
        </w:tc>
      </w:tr>
      <w:tr w:rsidR="00465355" w14:paraId="2AA80F80" w14:textId="77777777" w:rsidTr="006E0875">
        <w:tc>
          <w:tcPr>
            <w:tcW w:w="251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C9AF648" w14:textId="77777777" w:rsidR="00465355" w:rsidRDefault="00465355" w:rsidP="006E0875">
            <w:pPr>
              <w:widowControl w:val="0"/>
              <w:spacing w:line="276" w:lineRule="auto"/>
              <w:ind w:left="0" w:right="0"/>
              <w:jc w:val="both"/>
              <w:rPr>
                <w:rFonts w:ascii="Arial" w:eastAsia="Arial" w:hAnsi="Arial" w:cs="Arial"/>
              </w:rPr>
            </w:pPr>
            <w:r>
              <w:rPr>
                <w:sz w:val="24"/>
                <w:szCs w:val="24"/>
              </w:rPr>
              <w:t>PCB Debugging</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FE70897" w14:textId="77777777" w:rsidR="00465355" w:rsidRDefault="00465355" w:rsidP="006E0875">
            <w:pPr>
              <w:widowControl w:val="0"/>
              <w:spacing w:line="276" w:lineRule="auto"/>
              <w:ind w:left="0" w:right="0"/>
              <w:jc w:val="both"/>
              <w:rPr>
                <w:rFonts w:ascii="Arial" w:eastAsia="Arial" w:hAnsi="Arial" w:cs="Arial"/>
              </w:rPr>
            </w:pPr>
            <w:r>
              <w:rPr>
                <w:sz w:val="24"/>
                <w:szCs w:val="24"/>
              </w:rPr>
              <w:t>1</w:t>
            </w:r>
          </w:p>
        </w:tc>
        <w:tc>
          <w:tcPr>
            <w:tcW w:w="25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D4159ED" w14:textId="77777777" w:rsidR="00465355" w:rsidRDefault="00465355" w:rsidP="006E0875">
            <w:pPr>
              <w:widowControl w:val="0"/>
              <w:spacing w:line="276" w:lineRule="auto"/>
              <w:ind w:left="0" w:right="0"/>
              <w:jc w:val="both"/>
              <w:rPr>
                <w:rFonts w:ascii="Arial" w:eastAsia="Arial" w:hAnsi="Arial" w:cs="Arial"/>
              </w:rPr>
            </w:pPr>
            <w:r>
              <w:rPr>
                <w:sz w:val="24"/>
                <w:szCs w:val="24"/>
              </w:rPr>
              <w:t>14.00</w:t>
            </w:r>
          </w:p>
        </w:tc>
        <w:tc>
          <w:tcPr>
            <w:tcW w:w="3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F23C777"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$630.00</w:t>
            </w:r>
          </w:p>
        </w:tc>
      </w:tr>
      <w:tr w:rsidR="00465355" w14:paraId="23042EA7" w14:textId="77777777" w:rsidTr="006E0875">
        <w:tc>
          <w:tcPr>
            <w:tcW w:w="251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C67713A" w14:textId="77777777" w:rsidR="00465355" w:rsidRDefault="00465355" w:rsidP="006E0875">
            <w:pPr>
              <w:widowControl w:val="0"/>
              <w:spacing w:line="276" w:lineRule="auto"/>
              <w:ind w:left="0" w:right="0"/>
              <w:jc w:val="both"/>
              <w:rPr>
                <w:rFonts w:ascii="Arial" w:eastAsia="Arial" w:hAnsi="Arial" w:cs="Arial"/>
              </w:rPr>
            </w:pPr>
            <w:r>
              <w:rPr>
                <w:b/>
                <w:sz w:val="24"/>
                <w:szCs w:val="24"/>
              </w:rPr>
              <w:t>Administrative</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76F7BBC" w14:textId="77777777" w:rsidR="00465355" w:rsidRDefault="00465355" w:rsidP="006E0875">
            <w:pPr>
              <w:widowControl w:val="0"/>
              <w:spacing w:line="276" w:lineRule="auto"/>
              <w:ind w:left="0" w:right="0"/>
              <w:jc w:val="both"/>
              <w:rPr>
                <w:rFonts w:ascii="Arial" w:eastAsia="Arial" w:hAnsi="Arial" w:cs="Arial"/>
              </w:rPr>
            </w:pPr>
          </w:p>
        </w:tc>
        <w:tc>
          <w:tcPr>
            <w:tcW w:w="25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EAC7F2" w14:textId="77777777" w:rsidR="00465355" w:rsidRDefault="00465355" w:rsidP="006E0875">
            <w:pPr>
              <w:widowControl w:val="0"/>
              <w:spacing w:line="276" w:lineRule="auto"/>
              <w:ind w:left="0" w:right="0"/>
              <w:jc w:val="both"/>
              <w:rPr>
                <w:rFonts w:ascii="Arial" w:eastAsia="Arial" w:hAnsi="Arial" w:cs="Arial"/>
              </w:rPr>
            </w:pPr>
          </w:p>
        </w:tc>
        <w:tc>
          <w:tcPr>
            <w:tcW w:w="3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C055113" w14:textId="77777777" w:rsidR="00465355" w:rsidRDefault="00465355" w:rsidP="006E0875">
            <w:pPr>
              <w:widowControl w:val="0"/>
              <w:spacing w:line="276" w:lineRule="auto"/>
              <w:ind w:left="0" w:right="0"/>
              <w:jc w:val="both"/>
              <w:rPr>
                <w:rFonts w:ascii="Arial" w:eastAsia="Arial" w:hAnsi="Arial" w:cs="Arial"/>
              </w:rPr>
            </w:pPr>
          </w:p>
        </w:tc>
      </w:tr>
      <w:tr w:rsidR="00465355" w14:paraId="51F044AD" w14:textId="77777777" w:rsidTr="006E0875">
        <w:tc>
          <w:tcPr>
            <w:tcW w:w="251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27E941B" w14:textId="77777777" w:rsidR="00465355" w:rsidRDefault="00465355" w:rsidP="006E0875">
            <w:pPr>
              <w:widowControl w:val="0"/>
              <w:spacing w:line="276" w:lineRule="auto"/>
              <w:ind w:left="0" w:right="0"/>
              <w:jc w:val="both"/>
              <w:rPr>
                <w:rFonts w:ascii="Arial" w:eastAsia="Arial" w:hAnsi="Arial" w:cs="Arial"/>
              </w:rPr>
            </w:pPr>
            <w:r>
              <w:rPr>
                <w:sz w:val="24"/>
                <w:szCs w:val="24"/>
              </w:rPr>
              <w:t>Documentation</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D04CF09" w14:textId="77777777" w:rsidR="00465355" w:rsidRDefault="00465355" w:rsidP="006E0875">
            <w:pPr>
              <w:widowControl w:val="0"/>
              <w:spacing w:line="276" w:lineRule="auto"/>
              <w:ind w:left="0" w:right="0"/>
              <w:jc w:val="both"/>
              <w:rPr>
                <w:rFonts w:ascii="Arial" w:eastAsia="Arial" w:hAnsi="Arial" w:cs="Arial"/>
              </w:rPr>
            </w:pPr>
            <w:r>
              <w:rPr>
                <w:sz w:val="24"/>
                <w:szCs w:val="24"/>
              </w:rPr>
              <w:t>6</w:t>
            </w:r>
          </w:p>
        </w:tc>
        <w:tc>
          <w:tcPr>
            <w:tcW w:w="25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877698" w14:textId="77777777" w:rsidR="00465355" w:rsidRDefault="00465355" w:rsidP="006E0875">
            <w:pPr>
              <w:widowControl w:val="0"/>
              <w:spacing w:line="276" w:lineRule="auto"/>
              <w:ind w:left="0" w:right="0"/>
              <w:jc w:val="both"/>
              <w:rPr>
                <w:rFonts w:ascii="Arial" w:eastAsia="Arial" w:hAnsi="Arial" w:cs="Arial"/>
              </w:rPr>
            </w:pPr>
            <w:r>
              <w:rPr>
                <w:sz w:val="24"/>
                <w:szCs w:val="24"/>
              </w:rPr>
              <w:t>84.00</w:t>
            </w:r>
          </w:p>
        </w:tc>
        <w:tc>
          <w:tcPr>
            <w:tcW w:w="3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3DD7578"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$3,780.00</w:t>
            </w:r>
          </w:p>
        </w:tc>
      </w:tr>
      <w:tr w:rsidR="00465355" w14:paraId="201B8CF1" w14:textId="77777777" w:rsidTr="006E0875">
        <w:tc>
          <w:tcPr>
            <w:tcW w:w="251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98770A6" w14:textId="77777777" w:rsidR="00465355" w:rsidRDefault="00465355" w:rsidP="006E0875">
            <w:pPr>
              <w:widowControl w:val="0"/>
              <w:spacing w:line="276" w:lineRule="auto"/>
              <w:ind w:left="0" w:right="0"/>
              <w:jc w:val="both"/>
              <w:rPr>
                <w:rFonts w:ascii="Arial" w:eastAsia="Arial" w:hAnsi="Arial" w:cs="Arial"/>
              </w:rPr>
            </w:pPr>
            <w:r>
              <w:rPr>
                <w:sz w:val="24"/>
                <w:szCs w:val="24"/>
              </w:rPr>
              <w:t>Meeting Attendance</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F954F1" w14:textId="77777777" w:rsidR="00465355" w:rsidRDefault="00465355" w:rsidP="006E0875">
            <w:pPr>
              <w:widowControl w:val="0"/>
              <w:spacing w:line="276" w:lineRule="auto"/>
              <w:ind w:left="0" w:right="0"/>
              <w:jc w:val="both"/>
              <w:rPr>
                <w:rFonts w:ascii="Arial" w:eastAsia="Arial" w:hAnsi="Arial" w:cs="Arial"/>
              </w:rPr>
            </w:pPr>
            <w:r>
              <w:rPr>
                <w:sz w:val="24"/>
                <w:szCs w:val="24"/>
              </w:rPr>
              <w:t>2</w:t>
            </w:r>
          </w:p>
        </w:tc>
        <w:tc>
          <w:tcPr>
            <w:tcW w:w="25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73C63B7" w14:textId="77777777" w:rsidR="00465355" w:rsidRDefault="00465355" w:rsidP="006E0875">
            <w:pPr>
              <w:widowControl w:val="0"/>
              <w:spacing w:line="276" w:lineRule="auto"/>
              <w:ind w:left="0" w:right="0"/>
              <w:jc w:val="both"/>
              <w:rPr>
                <w:rFonts w:ascii="Arial" w:eastAsia="Arial" w:hAnsi="Arial" w:cs="Arial"/>
              </w:rPr>
            </w:pPr>
            <w:r>
              <w:rPr>
                <w:sz w:val="24"/>
                <w:szCs w:val="24"/>
              </w:rPr>
              <w:t>28.00</w:t>
            </w:r>
          </w:p>
        </w:tc>
        <w:tc>
          <w:tcPr>
            <w:tcW w:w="3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2CA25DF"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$1,260.00</w:t>
            </w:r>
          </w:p>
        </w:tc>
      </w:tr>
      <w:tr w:rsidR="00465355" w14:paraId="6F24E328" w14:textId="77777777" w:rsidTr="006E0875">
        <w:tc>
          <w:tcPr>
            <w:tcW w:w="251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BFAC47B" w14:textId="77777777" w:rsidR="00465355" w:rsidRDefault="00465355" w:rsidP="006E0875">
            <w:pPr>
              <w:widowControl w:val="0"/>
              <w:spacing w:line="276" w:lineRule="auto"/>
              <w:ind w:left="0" w:right="0"/>
              <w:jc w:val="both"/>
              <w:rPr>
                <w:b/>
                <w:sz w:val="24"/>
                <w:szCs w:val="24"/>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5085BD" w14:textId="77777777" w:rsidR="00465355" w:rsidRDefault="00465355" w:rsidP="006E0875">
            <w:pPr>
              <w:widowControl w:val="0"/>
              <w:spacing w:line="276" w:lineRule="auto"/>
              <w:ind w:left="0" w:right="0"/>
              <w:jc w:val="both"/>
              <w:rPr>
                <w:sz w:val="24"/>
                <w:szCs w:val="24"/>
              </w:rPr>
            </w:pPr>
          </w:p>
        </w:tc>
        <w:tc>
          <w:tcPr>
            <w:tcW w:w="25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278272" w14:textId="77777777" w:rsidR="00465355" w:rsidRDefault="00465355" w:rsidP="006E0875">
            <w:pPr>
              <w:widowControl w:val="0"/>
              <w:spacing w:line="276" w:lineRule="auto"/>
              <w:ind w:left="0" w:right="0"/>
              <w:jc w:val="both"/>
              <w:rPr>
                <w:b/>
                <w:sz w:val="24"/>
                <w:szCs w:val="24"/>
              </w:rPr>
            </w:pPr>
            <w:r>
              <w:rPr>
                <w:b/>
                <w:sz w:val="24"/>
                <w:szCs w:val="24"/>
              </w:rPr>
              <w:t>Total Cost:</w:t>
            </w:r>
          </w:p>
        </w:tc>
        <w:tc>
          <w:tcPr>
            <w:tcW w:w="3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0C420A3" w14:textId="77777777" w:rsidR="00465355" w:rsidRDefault="00465355" w:rsidP="006E0875">
            <w:pPr>
              <w:widowControl w:val="0"/>
              <w:spacing w:line="276" w:lineRule="auto"/>
              <w:ind w:left="0" w:right="0"/>
              <w:jc w:val="both"/>
              <w:rPr>
                <w:rFonts w:ascii="Arial" w:eastAsia="Arial" w:hAnsi="Arial" w:cs="Arial"/>
              </w:rPr>
            </w:pPr>
            <w:r>
              <w:rPr>
                <w:rFonts w:ascii="Arial" w:eastAsia="Arial" w:hAnsi="Arial" w:cs="Arial"/>
              </w:rPr>
              <w:t>$14,805.00</w:t>
            </w:r>
          </w:p>
        </w:tc>
      </w:tr>
    </w:tbl>
    <w:p w14:paraId="752B5C7B" w14:textId="77777777" w:rsidR="00465355" w:rsidRDefault="00465355" w:rsidP="00465355">
      <w:pPr>
        <w:keepLines/>
        <w:pBdr>
          <w:top w:val="nil"/>
          <w:left w:val="nil"/>
          <w:bottom w:val="nil"/>
          <w:right w:val="nil"/>
          <w:between w:val="nil"/>
        </w:pBdr>
        <w:ind w:left="0" w:right="0"/>
        <w:jc w:val="both"/>
        <w:rPr>
          <w:sz w:val="24"/>
          <w:szCs w:val="24"/>
        </w:rPr>
      </w:pPr>
    </w:p>
    <w:p w14:paraId="1B87CAB4" w14:textId="75065E6A" w:rsidR="00465355" w:rsidRDefault="00465355" w:rsidP="00465355">
      <w:pPr>
        <w:keepLines/>
        <w:pBdr>
          <w:top w:val="nil"/>
          <w:left w:val="nil"/>
          <w:bottom w:val="nil"/>
          <w:right w:val="nil"/>
          <w:between w:val="nil"/>
        </w:pBdr>
        <w:spacing w:line="480" w:lineRule="auto"/>
        <w:ind w:left="0" w:right="0" w:firstLine="720"/>
        <w:jc w:val="both"/>
        <w:rPr>
          <w:sz w:val="24"/>
          <w:szCs w:val="24"/>
        </w:rPr>
      </w:pPr>
      <w:r>
        <w:rPr>
          <w:sz w:val="24"/>
          <w:szCs w:val="24"/>
        </w:rPr>
        <w:t xml:space="preserve">Finally, it is necessary to estimate a final figure for overall development costs for </w:t>
      </w:r>
      <w:proofErr w:type="spellStart"/>
      <w:r>
        <w:rPr>
          <w:sz w:val="24"/>
          <w:szCs w:val="24"/>
        </w:rPr>
        <w:t>Meteriffic’s</w:t>
      </w:r>
      <w:proofErr w:type="spellEnd"/>
      <w:r>
        <w:rPr>
          <w:sz w:val="24"/>
          <w:szCs w:val="24"/>
        </w:rPr>
        <w:t xml:space="preserve"> proposed solution. The overall development cost estimate is $35,473.86. This figure is a combination of materials costs, labor expenses, fringe benefits, and overhead costs. The team has chosen a 25% fringe benefit allowance, as a percentage of labor expenses. The overhead cost estimate is 90% of overall project costs. This overhead cost is relatively low compared to industry standards discussed in class, as documentation and class meeting time have already been encapsulated into the budget. Table 7.4 shows the breakdown of overall costs.</w:t>
      </w:r>
    </w:p>
    <w:p w14:paraId="1060EE0A" w14:textId="7198ADE7"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09546092" w14:textId="05097904"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577435DD" w14:textId="20434DF5"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51126E58" w14:textId="77777777"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43782425" w14:textId="77777777" w:rsidR="00465355" w:rsidRDefault="00465355" w:rsidP="00465355">
      <w:pPr>
        <w:keepLines/>
        <w:pBdr>
          <w:top w:val="nil"/>
          <w:left w:val="nil"/>
          <w:bottom w:val="nil"/>
          <w:right w:val="nil"/>
          <w:between w:val="nil"/>
        </w:pBdr>
        <w:spacing w:line="480" w:lineRule="auto"/>
        <w:ind w:left="0" w:right="0"/>
        <w:jc w:val="center"/>
        <w:rPr>
          <w:sz w:val="24"/>
          <w:szCs w:val="24"/>
        </w:rPr>
      </w:pPr>
      <w:r>
        <w:rPr>
          <w:sz w:val="24"/>
          <w:szCs w:val="24"/>
        </w:rPr>
        <w:lastRenderedPageBreak/>
        <w:t>Table 7.4 Overall Project Development Costs</w:t>
      </w:r>
    </w:p>
    <w:tbl>
      <w:tblPr>
        <w:tblStyle w:val="aa"/>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8"/>
        <w:gridCol w:w="4968"/>
      </w:tblGrid>
      <w:tr w:rsidR="00465355" w14:paraId="44C5EF99" w14:textId="77777777" w:rsidTr="006E0875">
        <w:tc>
          <w:tcPr>
            <w:tcW w:w="4968" w:type="dxa"/>
            <w:shd w:val="clear" w:color="auto" w:fill="000000"/>
            <w:tcMar>
              <w:top w:w="100" w:type="dxa"/>
              <w:left w:w="100" w:type="dxa"/>
              <w:bottom w:w="100" w:type="dxa"/>
              <w:right w:w="100" w:type="dxa"/>
            </w:tcMar>
          </w:tcPr>
          <w:p w14:paraId="730F8797" w14:textId="77777777" w:rsidR="00465355" w:rsidRDefault="00465355" w:rsidP="006E0875">
            <w:pPr>
              <w:widowControl w:val="0"/>
              <w:pBdr>
                <w:top w:val="nil"/>
                <w:left w:val="nil"/>
                <w:bottom w:val="nil"/>
                <w:right w:val="nil"/>
                <w:between w:val="nil"/>
              </w:pBdr>
              <w:ind w:left="0" w:right="0"/>
              <w:jc w:val="both"/>
              <w:rPr>
                <w:color w:val="FFFFFF"/>
                <w:sz w:val="24"/>
                <w:szCs w:val="24"/>
              </w:rPr>
            </w:pPr>
            <w:r>
              <w:rPr>
                <w:color w:val="FFFFFF"/>
                <w:sz w:val="24"/>
                <w:szCs w:val="24"/>
              </w:rPr>
              <w:t>Category</w:t>
            </w:r>
          </w:p>
        </w:tc>
        <w:tc>
          <w:tcPr>
            <w:tcW w:w="4968" w:type="dxa"/>
            <w:shd w:val="clear" w:color="auto" w:fill="000000"/>
            <w:tcMar>
              <w:top w:w="100" w:type="dxa"/>
              <w:left w:w="100" w:type="dxa"/>
              <w:bottom w:w="100" w:type="dxa"/>
              <w:right w:w="100" w:type="dxa"/>
            </w:tcMar>
          </w:tcPr>
          <w:p w14:paraId="35D19821" w14:textId="77777777" w:rsidR="00465355" w:rsidRDefault="00465355" w:rsidP="006E0875">
            <w:pPr>
              <w:widowControl w:val="0"/>
              <w:pBdr>
                <w:top w:val="nil"/>
                <w:left w:val="nil"/>
                <w:bottom w:val="nil"/>
                <w:right w:val="nil"/>
                <w:between w:val="nil"/>
              </w:pBdr>
              <w:ind w:left="0" w:right="0"/>
              <w:jc w:val="both"/>
              <w:rPr>
                <w:color w:val="FFFFFF"/>
                <w:sz w:val="24"/>
                <w:szCs w:val="24"/>
              </w:rPr>
            </w:pPr>
            <w:r>
              <w:rPr>
                <w:color w:val="FFFFFF"/>
                <w:sz w:val="24"/>
                <w:szCs w:val="24"/>
              </w:rPr>
              <w:t>Cost</w:t>
            </w:r>
          </w:p>
        </w:tc>
      </w:tr>
      <w:tr w:rsidR="00465355" w14:paraId="7E485811" w14:textId="77777777" w:rsidTr="006E0875">
        <w:tc>
          <w:tcPr>
            <w:tcW w:w="4968" w:type="dxa"/>
            <w:shd w:val="clear" w:color="auto" w:fill="auto"/>
            <w:tcMar>
              <w:top w:w="100" w:type="dxa"/>
              <w:left w:w="100" w:type="dxa"/>
              <w:bottom w:w="100" w:type="dxa"/>
              <w:right w:w="100" w:type="dxa"/>
            </w:tcMar>
          </w:tcPr>
          <w:p w14:paraId="7885909A"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Materials</w:t>
            </w:r>
          </w:p>
        </w:tc>
        <w:tc>
          <w:tcPr>
            <w:tcW w:w="4968" w:type="dxa"/>
            <w:shd w:val="clear" w:color="auto" w:fill="auto"/>
            <w:tcMar>
              <w:top w:w="100" w:type="dxa"/>
              <w:left w:w="100" w:type="dxa"/>
              <w:bottom w:w="100" w:type="dxa"/>
              <w:right w:w="100" w:type="dxa"/>
            </w:tcMar>
          </w:tcPr>
          <w:p w14:paraId="370963D9"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$164.20</w:t>
            </w:r>
          </w:p>
        </w:tc>
      </w:tr>
      <w:tr w:rsidR="00465355" w14:paraId="66D90E30" w14:textId="77777777" w:rsidTr="006E0875">
        <w:tc>
          <w:tcPr>
            <w:tcW w:w="4968" w:type="dxa"/>
            <w:shd w:val="clear" w:color="auto" w:fill="auto"/>
            <w:tcMar>
              <w:top w:w="100" w:type="dxa"/>
              <w:left w:w="100" w:type="dxa"/>
              <w:bottom w:w="100" w:type="dxa"/>
              <w:right w:w="100" w:type="dxa"/>
            </w:tcMar>
          </w:tcPr>
          <w:p w14:paraId="38677505"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Labor</w:t>
            </w:r>
          </w:p>
        </w:tc>
        <w:tc>
          <w:tcPr>
            <w:tcW w:w="4968" w:type="dxa"/>
            <w:shd w:val="clear" w:color="auto" w:fill="auto"/>
            <w:tcMar>
              <w:top w:w="100" w:type="dxa"/>
              <w:left w:w="100" w:type="dxa"/>
              <w:bottom w:w="100" w:type="dxa"/>
              <w:right w:w="100" w:type="dxa"/>
            </w:tcMar>
          </w:tcPr>
          <w:p w14:paraId="74010992"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$14,805.00</w:t>
            </w:r>
          </w:p>
        </w:tc>
      </w:tr>
      <w:tr w:rsidR="00465355" w14:paraId="2541AD82" w14:textId="77777777" w:rsidTr="006E0875">
        <w:tc>
          <w:tcPr>
            <w:tcW w:w="4968" w:type="dxa"/>
            <w:shd w:val="clear" w:color="auto" w:fill="auto"/>
            <w:tcMar>
              <w:top w:w="100" w:type="dxa"/>
              <w:left w:w="100" w:type="dxa"/>
              <w:bottom w:w="100" w:type="dxa"/>
              <w:right w:w="100" w:type="dxa"/>
            </w:tcMar>
          </w:tcPr>
          <w:p w14:paraId="300233DC"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Fringe Benefits (as a percentage of labor cost)</w:t>
            </w:r>
          </w:p>
        </w:tc>
        <w:tc>
          <w:tcPr>
            <w:tcW w:w="4968" w:type="dxa"/>
            <w:shd w:val="clear" w:color="auto" w:fill="auto"/>
            <w:tcMar>
              <w:top w:w="100" w:type="dxa"/>
              <w:left w:w="100" w:type="dxa"/>
              <w:bottom w:w="100" w:type="dxa"/>
              <w:right w:w="100" w:type="dxa"/>
            </w:tcMar>
          </w:tcPr>
          <w:p w14:paraId="5F8C5264"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$3701.25</w:t>
            </w:r>
          </w:p>
        </w:tc>
      </w:tr>
      <w:tr w:rsidR="00465355" w14:paraId="2817B889" w14:textId="77777777" w:rsidTr="006E0875">
        <w:tc>
          <w:tcPr>
            <w:tcW w:w="4968" w:type="dxa"/>
            <w:shd w:val="clear" w:color="auto" w:fill="auto"/>
            <w:tcMar>
              <w:top w:w="100" w:type="dxa"/>
              <w:left w:w="100" w:type="dxa"/>
              <w:bottom w:w="100" w:type="dxa"/>
              <w:right w:w="100" w:type="dxa"/>
            </w:tcMar>
          </w:tcPr>
          <w:p w14:paraId="63AA0C45" w14:textId="77777777" w:rsidR="00465355" w:rsidRDefault="00465355" w:rsidP="006E0875">
            <w:pPr>
              <w:widowControl w:val="0"/>
              <w:pBdr>
                <w:top w:val="nil"/>
                <w:left w:val="nil"/>
                <w:bottom w:val="nil"/>
                <w:right w:val="nil"/>
                <w:between w:val="nil"/>
              </w:pBdr>
              <w:ind w:left="0" w:right="0"/>
              <w:jc w:val="both"/>
              <w:rPr>
                <w:b/>
                <w:sz w:val="24"/>
                <w:szCs w:val="24"/>
              </w:rPr>
            </w:pPr>
            <w:r>
              <w:rPr>
                <w:b/>
                <w:sz w:val="24"/>
                <w:szCs w:val="24"/>
              </w:rPr>
              <w:t>Subtotal:</w:t>
            </w:r>
          </w:p>
        </w:tc>
        <w:tc>
          <w:tcPr>
            <w:tcW w:w="4968" w:type="dxa"/>
            <w:shd w:val="clear" w:color="auto" w:fill="auto"/>
            <w:tcMar>
              <w:top w:w="100" w:type="dxa"/>
              <w:left w:w="100" w:type="dxa"/>
              <w:bottom w:w="100" w:type="dxa"/>
              <w:right w:w="100" w:type="dxa"/>
            </w:tcMar>
          </w:tcPr>
          <w:p w14:paraId="0DA5AE2D"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$18,670.45</w:t>
            </w:r>
          </w:p>
        </w:tc>
      </w:tr>
      <w:tr w:rsidR="00465355" w14:paraId="302337F0" w14:textId="77777777" w:rsidTr="006E0875">
        <w:tc>
          <w:tcPr>
            <w:tcW w:w="4968" w:type="dxa"/>
            <w:shd w:val="clear" w:color="auto" w:fill="auto"/>
            <w:tcMar>
              <w:top w:w="100" w:type="dxa"/>
              <w:left w:w="100" w:type="dxa"/>
              <w:bottom w:w="100" w:type="dxa"/>
              <w:right w:w="100" w:type="dxa"/>
            </w:tcMar>
          </w:tcPr>
          <w:p w14:paraId="310F1E7C"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Overhead (as a percentage of subtotal)</w:t>
            </w:r>
          </w:p>
        </w:tc>
        <w:tc>
          <w:tcPr>
            <w:tcW w:w="4968" w:type="dxa"/>
            <w:shd w:val="clear" w:color="auto" w:fill="auto"/>
            <w:tcMar>
              <w:top w:w="100" w:type="dxa"/>
              <w:left w:w="100" w:type="dxa"/>
              <w:bottom w:w="100" w:type="dxa"/>
              <w:right w:w="100" w:type="dxa"/>
            </w:tcMar>
          </w:tcPr>
          <w:p w14:paraId="2C115629"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$16,803.41</w:t>
            </w:r>
          </w:p>
        </w:tc>
      </w:tr>
      <w:tr w:rsidR="00465355" w14:paraId="5A303E4B" w14:textId="77777777" w:rsidTr="006E0875">
        <w:tc>
          <w:tcPr>
            <w:tcW w:w="4968" w:type="dxa"/>
            <w:shd w:val="clear" w:color="auto" w:fill="auto"/>
            <w:tcMar>
              <w:top w:w="100" w:type="dxa"/>
              <w:left w:w="100" w:type="dxa"/>
              <w:bottom w:w="100" w:type="dxa"/>
              <w:right w:w="100" w:type="dxa"/>
            </w:tcMar>
          </w:tcPr>
          <w:p w14:paraId="5225D23F" w14:textId="77777777" w:rsidR="00465355" w:rsidRDefault="00465355" w:rsidP="006E0875">
            <w:pPr>
              <w:widowControl w:val="0"/>
              <w:pBdr>
                <w:top w:val="nil"/>
                <w:left w:val="nil"/>
                <w:bottom w:val="nil"/>
                <w:right w:val="nil"/>
                <w:between w:val="nil"/>
              </w:pBdr>
              <w:ind w:left="0" w:right="0"/>
              <w:jc w:val="both"/>
              <w:rPr>
                <w:b/>
                <w:sz w:val="24"/>
                <w:szCs w:val="24"/>
              </w:rPr>
            </w:pPr>
            <w:r>
              <w:rPr>
                <w:b/>
                <w:sz w:val="24"/>
                <w:szCs w:val="24"/>
              </w:rPr>
              <w:t>Grand Total:</w:t>
            </w:r>
          </w:p>
        </w:tc>
        <w:tc>
          <w:tcPr>
            <w:tcW w:w="4968" w:type="dxa"/>
            <w:shd w:val="clear" w:color="auto" w:fill="auto"/>
            <w:tcMar>
              <w:top w:w="100" w:type="dxa"/>
              <w:left w:w="100" w:type="dxa"/>
              <w:bottom w:w="100" w:type="dxa"/>
              <w:right w:w="100" w:type="dxa"/>
            </w:tcMar>
          </w:tcPr>
          <w:p w14:paraId="0FFF8F7C"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$35,473.86</w:t>
            </w:r>
          </w:p>
        </w:tc>
      </w:tr>
    </w:tbl>
    <w:p w14:paraId="265D7199" w14:textId="77777777"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07D2B092" w14:textId="4B20049A" w:rsidR="00465355" w:rsidRDefault="00465355" w:rsidP="00465355">
      <w:pPr>
        <w:keepLines/>
        <w:pBdr>
          <w:top w:val="nil"/>
          <w:left w:val="nil"/>
          <w:bottom w:val="nil"/>
          <w:right w:val="nil"/>
          <w:between w:val="nil"/>
        </w:pBdr>
        <w:spacing w:line="480" w:lineRule="auto"/>
        <w:ind w:left="0" w:right="0" w:firstLine="720"/>
        <w:jc w:val="both"/>
        <w:rPr>
          <w:sz w:val="24"/>
          <w:szCs w:val="24"/>
        </w:rPr>
      </w:pPr>
      <w:r>
        <w:rPr>
          <w:sz w:val="24"/>
          <w:szCs w:val="24"/>
        </w:rPr>
        <w:t xml:space="preserve">The profit analysis for Meterrific’s solution requires multiple cost assumptions in the areas of manufacturing, sales, and installation. The manufacturing of the solution will likely require technicians to perform the soldering of components to the printed circuit board. Additionally, the printed circuit board and the housing must be assembled. These assembly costs are estimated to equal 25% of the per-unit cost. Additionally, the installation of </w:t>
      </w:r>
      <w:proofErr w:type="spellStart"/>
      <w:r>
        <w:rPr>
          <w:sz w:val="24"/>
          <w:szCs w:val="24"/>
        </w:rPr>
        <w:t>Meteriffic’s</w:t>
      </w:r>
      <w:proofErr w:type="spellEnd"/>
      <w:r>
        <w:rPr>
          <w:sz w:val="24"/>
          <w:szCs w:val="24"/>
        </w:rPr>
        <w:t xml:space="preserve"> solution will likely be expensive and vary depending on the location of installation. Due to the variation in installation technique, the team </w:t>
      </w:r>
      <w:ins w:id="58" w:author="Michael Knudson" w:date="2019-11-19T00:15:00Z">
        <w:r>
          <w:rPr>
            <w:sz w:val="24"/>
            <w:szCs w:val="24"/>
          </w:rPr>
          <w:t>estimates</w:t>
        </w:r>
      </w:ins>
      <w:del w:id="59" w:author="Michael Knudson" w:date="2019-11-19T00:15:00Z">
        <w:r>
          <w:rPr>
            <w:sz w:val="24"/>
            <w:szCs w:val="24"/>
          </w:rPr>
          <w:delText>will estimate</w:delText>
        </w:r>
      </w:del>
      <w:r>
        <w:rPr>
          <w:sz w:val="24"/>
          <w:szCs w:val="24"/>
        </w:rPr>
        <w:t xml:space="preserve"> installation costs at 50% of per-unit costs. Lastly, the sales cost will likely be modest, as single customers will purchase large quantities of the solution. Sales cost is estimated to equal 5% of per-unit costs. Assuming 1500 parking meters are sold over a 5-year period, the total number of parking meters sold is estimated at 7500. </w:t>
      </w:r>
      <w:proofErr w:type="spellStart"/>
      <w:r>
        <w:rPr>
          <w:sz w:val="24"/>
          <w:szCs w:val="24"/>
        </w:rPr>
        <w:t>Meteriffic</w:t>
      </w:r>
      <w:proofErr w:type="spellEnd"/>
      <w:r>
        <w:rPr>
          <w:sz w:val="24"/>
          <w:szCs w:val="24"/>
        </w:rPr>
        <w:t xml:space="preserve"> is targeting a $300 price for its solution, as this price is equal to traditional single space parking meters, but </w:t>
      </w:r>
      <w:proofErr w:type="spellStart"/>
      <w:r>
        <w:rPr>
          <w:sz w:val="24"/>
          <w:szCs w:val="24"/>
        </w:rPr>
        <w:t>Meteriffic’s</w:t>
      </w:r>
      <w:proofErr w:type="spellEnd"/>
      <w:r>
        <w:rPr>
          <w:sz w:val="24"/>
          <w:szCs w:val="24"/>
        </w:rPr>
        <w:t xml:space="preserve"> solution has a much more diverse feature set. Table 7.5 shows the breakdown of profit. Costs are colored </w:t>
      </w:r>
      <w:proofErr w:type="gramStart"/>
      <w:r>
        <w:rPr>
          <w:sz w:val="24"/>
          <w:szCs w:val="24"/>
        </w:rPr>
        <w:t>red</w:t>
      </w:r>
      <w:proofErr w:type="gramEnd"/>
      <w:r>
        <w:rPr>
          <w:sz w:val="24"/>
          <w:szCs w:val="24"/>
        </w:rPr>
        <w:t xml:space="preserve"> and income is colored green.</w:t>
      </w:r>
    </w:p>
    <w:p w14:paraId="38CC850A" w14:textId="77777777"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1918ACB9" w14:textId="77777777" w:rsidR="00465355" w:rsidRDefault="00465355" w:rsidP="00465355">
      <w:pPr>
        <w:keepLines/>
        <w:pBdr>
          <w:top w:val="nil"/>
          <w:left w:val="nil"/>
          <w:bottom w:val="nil"/>
          <w:right w:val="nil"/>
          <w:between w:val="nil"/>
        </w:pBdr>
        <w:spacing w:line="480" w:lineRule="auto"/>
        <w:ind w:left="0" w:right="0" w:firstLine="720"/>
        <w:jc w:val="both"/>
        <w:rPr>
          <w:sz w:val="24"/>
          <w:szCs w:val="24"/>
        </w:rPr>
      </w:pPr>
    </w:p>
    <w:p w14:paraId="60715F85" w14:textId="77777777" w:rsidR="00465355" w:rsidRDefault="00465355" w:rsidP="00465355">
      <w:pPr>
        <w:keepLines/>
        <w:pBdr>
          <w:top w:val="nil"/>
          <w:left w:val="nil"/>
          <w:bottom w:val="nil"/>
          <w:right w:val="nil"/>
          <w:between w:val="nil"/>
        </w:pBdr>
        <w:ind w:left="0" w:right="0"/>
        <w:jc w:val="both"/>
        <w:rPr>
          <w:sz w:val="24"/>
          <w:szCs w:val="24"/>
        </w:rPr>
      </w:pPr>
    </w:p>
    <w:p w14:paraId="786A533F" w14:textId="77777777" w:rsidR="00465355" w:rsidRDefault="00465355" w:rsidP="00465355">
      <w:pPr>
        <w:keepLines/>
        <w:pBdr>
          <w:top w:val="nil"/>
          <w:left w:val="nil"/>
          <w:bottom w:val="nil"/>
          <w:right w:val="nil"/>
          <w:between w:val="nil"/>
        </w:pBdr>
        <w:ind w:left="0" w:right="0"/>
        <w:jc w:val="center"/>
        <w:rPr>
          <w:sz w:val="24"/>
          <w:szCs w:val="24"/>
        </w:rPr>
      </w:pPr>
      <w:r>
        <w:rPr>
          <w:sz w:val="24"/>
          <w:szCs w:val="24"/>
        </w:rPr>
        <w:lastRenderedPageBreak/>
        <w:t>Table 7.5 Per-Unit Profit Breakdown Based on 7500 Units Sold</w:t>
      </w:r>
    </w:p>
    <w:p w14:paraId="2208813D" w14:textId="77777777" w:rsidR="00465355" w:rsidRDefault="00465355" w:rsidP="00465355">
      <w:pPr>
        <w:keepLines/>
        <w:pBdr>
          <w:top w:val="nil"/>
          <w:left w:val="nil"/>
          <w:bottom w:val="nil"/>
          <w:right w:val="nil"/>
          <w:between w:val="nil"/>
        </w:pBdr>
        <w:ind w:left="0" w:right="0"/>
        <w:jc w:val="both"/>
        <w:rPr>
          <w:sz w:val="24"/>
          <w:szCs w:val="24"/>
        </w:rPr>
      </w:pPr>
    </w:p>
    <w:tbl>
      <w:tblPr>
        <w:tblStyle w:val="ab"/>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8"/>
        <w:gridCol w:w="4968"/>
      </w:tblGrid>
      <w:tr w:rsidR="00465355" w14:paraId="14C071FD" w14:textId="77777777" w:rsidTr="006E0875">
        <w:tc>
          <w:tcPr>
            <w:tcW w:w="4968" w:type="dxa"/>
            <w:shd w:val="clear" w:color="auto" w:fill="000000"/>
            <w:tcMar>
              <w:top w:w="100" w:type="dxa"/>
              <w:left w:w="100" w:type="dxa"/>
              <w:bottom w:w="100" w:type="dxa"/>
              <w:right w:w="100" w:type="dxa"/>
            </w:tcMar>
          </w:tcPr>
          <w:p w14:paraId="3B52C39F" w14:textId="77777777" w:rsidR="00465355" w:rsidRDefault="00465355" w:rsidP="006E0875">
            <w:pPr>
              <w:widowControl w:val="0"/>
              <w:pBdr>
                <w:top w:val="nil"/>
                <w:left w:val="nil"/>
                <w:bottom w:val="nil"/>
                <w:right w:val="nil"/>
                <w:between w:val="nil"/>
              </w:pBdr>
              <w:ind w:left="0" w:right="0"/>
              <w:jc w:val="both"/>
              <w:rPr>
                <w:color w:val="FFFFFF"/>
                <w:sz w:val="24"/>
                <w:szCs w:val="24"/>
              </w:rPr>
            </w:pPr>
            <w:r>
              <w:rPr>
                <w:color w:val="FFFFFF"/>
                <w:sz w:val="24"/>
                <w:szCs w:val="24"/>
              </w:rPr>
              <w:t>Category</w:t>
            </w:r>
          </w:p>
        </w:tc>
        <w:tc>
          <w:tcPr>
            <w:tcW w:w="4968" w:type="dxa"/>
            <w:shd w:val="clear" w:color="auto" w:fill="000000"/>
            <w:tcMar>
              <w:top w:w="100" w:type="dxa"/>
              <w:left w:w="100" w:type="dxa"/>
              <w:bottom w:w="100" w:type="dxa"/>
              <w:right w:w="100" w:type="dxa"/>
            </w:tcMar>
          </w:tcPr>
          <w:p w14:paraId="71278905" w14:textId="77777777" w:rsidR="00465355" w:rsidRDefault="00465355" w:rsidP="006E0875">
            <w:pPr>
              <w:widowControl w:val="0"/>
              <w:pBdr>
                <w:top w:val="nil"/>
                <w:left w:val="nil"/>
                <w:bottom w:val="nil"/>
                <w:right w:val="nil"/>
                <w:between w:val="nil"/>
              </w:pBdr>
              <w:ind w:left="0" w:right="0"/>
              <w:jc w:val="both"/>
              <w:rPr>
                <w:color w:val="FFFFFF"/>
                <w:sz w:val="24"/>
                <w:szCs w:val="24"/>
              </w:rPr>
            </w:pPr>
            <w:r>
              <w:rPr>
                <w:color w:val="FFFFFF"/>
                <w:sz w:val="24"/>
                <w:szCs w:val="24"/>
              </w:rPr>
              <w:t>Value</w:t>
            </w:r>
          </w:p>
        </w:tc>
      </w:tr>
      <w:tr w:rsidR="00465355" w14:paraId="2D899316" w14:textId="77777777" w:rsidTr="006E0875">
        <w:tc>
          <w:tcPr>
            <w:tcW w:w="4968" w:type="dxa"/>
            <w:shd w:val="clear" w:color="auto" w:fill="EA9999"/>
            <w:tcMar>
              <w:top w:w="100" w:type="dxa"/>
              <w:left w:w="100" w:type="dxa"/>
              <w:bottom w:w="100" w:type="dxa"/>
              <w:right w:w="100" w:type="dxa"/>
            </w:tcMar>
          </w:tcPr>
          <w:p w14:paraId="35E1C36A"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Materials Costs</w:t>
            </w:r>
          </w:p>
        </w:tc>
        <w:tc>
          <w:tcPr>
            <w:tcW w:w="4968" w:type="dxa"/>
            <w:shd w:val="clear" w:color="auto" w:fill="EA9999"/>
            <w:tcMar>
              <w:top w:w="100" w:type="dxa"/>
              <w:left w:w="100" w:type="dxa"/>
              <w:bottom w:w="100" w:type="dxa"/>
              <w:right w:w="100" w:type="dxa"/>
            </w:tcMar>
          </w:tcPr>
          <w:p w14:paraId="31127E71"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$82.10</w:t>
            </w:r>
          </w:p>
        </w:tc>
      </w:tr>
      <w:tr w:rsidR="00465355" w14:paraId="601CB168" w14:textId="77777777" w:rsidTr="006E0875">
        <w:tc>
          <w:tcPr>
            <w:tcW w:w="4968" w:type="dxa"/>
            <w:shd w:val="clear" w:color="auto" w:fill="EA9999"/>
            <w:tcMar>
              <w:top w:w="100" w:type="dxa"/>
              <w:left w:w="100" w:type="dxa"/>
              <w:bottom w:w="100" w:type="dxa"/>
              <w:right w:w="100" w:type="dxa"/>
            </w:tcMar>
          </w:tcPr>
          <w:p w14:paraId="11DC8B43"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Amortized Labor Costs</w:t>
            </w:r>
          </w:p>
        </w:tc>
        <w:tc>
          <w:tcPr>
            <w:tcW w:w="4968" w:type="dxa"/>
            <w:shd w:val="clear" w:color="auto" w:fill="EA9999"/>
            <w:tcMar>
              <w:top w:w="100" w:type="dxa"/>
              <w:left w:w="100" w:type="dxa"/>
              <w:bottom w:w="100" w:type="dxa"/>
              <w:right w:w="100" w:type="dxa"/>
            </w:tcMar>
          </w:tcPr>
          <w:p w14:paraId="54D73BC4"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$1.97</w:t>
            </w:r>
          </w:p>
        </w:tc>
      </w:tr>
      <w:tr w:rsidR="00465355" w14:paraId="3B594529" w14:textId="77777777" w:rsidTr="006E0875">
        <w:tc>
          <w:tcPr>
            <w:tcW w:w="4968" w:type="dxa"/>
            <w:shd w:val="clear" w:color="auto" w:fill="EA9999"/>
            <w:tcMar>
              <w:top w:w="100" w:type="dxa"/>
              <w:left w:w="100" w:type="dxa"/>
              <w:bottom w:w="100" w:type="dxa"/>
              <w:right w:w="100" w:type="dxa"/>
            </w:tcMar>
          </w:tcPr>
          <w:p w14:paraId="47CECF81"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Amortized Fringe Benefits</w:t>
            </w:r>
          </w:p>
        </w:tc>
        <w:tc>
          <w:tcPr>
            <w:tcW w:w="4968" w:type="dxa"/>
            <w:shd w:val="clear" w:color="auto" w:fill="EA9999"/>
            <w:tcMar>
              <w:top w:w="100" w:type="dxa"/>
              <w:left w:w="100" w:type="dxa"/>
              <w:bottom w:w="100" w:type="dxa"/>
              <w:right w:w="100" w:type="dxa"/>
            </w:tcMar>
          </w:tcPr>
          <w:p w14:paraId="63FB50D7"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$0.49</w:t>
            </w:r>
          </w:p>
        </w:tc>
      </w:tr>
      <w:tr w:rsidR="00465355" w14:paraId="020134A2" w14:textId="77777777" w:rsidTr="006E0875">
        <w:tc>
          <w:tcPr>
            <w:tcW w:w="4968" w:type="dxa"/>
            <w:shd w:val="clear" w:color="auto" w:fill="EA9999"/>
            <w:tcMar>
              <w:top w:w="100" w:type="dxa"/>
              <w:left w:w="100" w:type="dxa"/>
              <w:bottom w:w="100" w:type="dxa"/>
              <w:right w:w="100" w:type="dxa"/>
            </w:tcMar>
          </w:tcPr>
          <w:p w14:paraId="6ABF15CD"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Amortized Overhead</w:t>
            </w:r>
          </w:p>
        </w:tc>
        <w:tc>
          <w:tcPr>
            <w:tcW w:w="4968" w:type="dxa"/>
            <w:shd w:val="clear" w:color="auto" w:fill="EA9999"/>
            <w:tcMar>
              <w:top w:w="100" w:type="dxa"/>
              <w:left w:w="100" w:type="dxa"/>
              <w:bottom w:w="100" w:type="dxa"/>
              <w:right w:w="100" w:type="dxa"/>
            </w:tcMar>
          </w:tcPr>
          <w:p w14:paraId="3FB4467E"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$2.24</w:t>
            </w:r>
          </w:p>
        </w:tc>
      </w:tr>
      <w:tr w:rsidR="00465355" w14:paraId="55EED878" w14:textId="77777777" w:rsidTr="006E0875">
        <w:tc>
          <w:tcPr>
            <w:tcW w:w="4968" w:type="dxa"/>
            <w:shd w:val="clear" w:color="auto" w:fill="EA9999"/>
            <w:tcMar>
              <w:top w:w="100" w:type="dxa"/>
              <w:left w:w="100" w:type="dxa"/>
              <w:bottom w:w="100" w:type="dxa"/>
              <w:right w:w="100" w:type="dxa"/>
            </w:tcMar>
          </w:tcPr>
          <w:p w14:paraId="034CCAB3" w14:textId="77777777" w:rsidR="00465355" w:rsidRDefault="00465355" w:rsidP="006E0875">
            <w:pPr>
              <w:widowControl w:val="0"/>
              <w:pBdr>
                <w:top w:val="nil"/>
                <w:left w:val="nil"/>
                <w:bottom w:val="nil"/>
                <w:right w:val="nil"/>
                <w:between w:val="nil"/>
              </w:pBdr>
              <w:ind w:left="0" w:right="0"/>
              <w:jc w:val="both"/>
              <w:rPr>
                <w:b/>
                <w:sz w:val="24"/>
                <w:szCs w:val="24"/>
              </w:rPr>
            </w:pPr>
            <w:r>
              <w:rPr>
                <w:b/>
                <w:sz w:val="24"/>
                <w:szCs w:val="24"/>
              </w:rPr>
              <w:t>Per-Unit Subtotal:</w:t>
            </w:r>
          </w:p>
        </w:tc>
        <w:tc>
          <w:tcPr>
            <w:tcW w:w="4968" w:type="dxa"/>
            <w:shd w:val="clear" w:color="auto" w:fill="EA9999"/>
            <w:tcMar>
              <w:top w:w="100" w:type="dxa"/>
              <w:left w:w="100" w:type="dxa"/>
              <w:bottom w:w="100" w:type="dxa"/>
              <w:right w:w="100" w:type="dxa"/>
            </w:tcMar>
          </w:tcPr>
          <w:p w14:paraId="3408F013"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$86.80</w:t>
            </w:r>
          </w:p>
        </w:tc>
      </w:tr>
      <w:tr w:rsidR="00465355" w14:paraId="2EDD34AB" w14:textId="77777777" w:rsidTr="006E0875">
        <w:tc>
          <w:tcPr>
            <w:tcW w:w="4968" w:type="dxa"/>
            <w:shd w:val="clear" w:color="auto" w:fill="EA9999"/>
            <w:tcMar>
              <w:top w:w="100" w:type="dxa"/>
              <w:left w:w="100" w:type="dxa"/>
              <w:bottom w:w="100" w:type="dxa"/>
              <w:right w:w="100" w:type="dxa"/>
            </w:tcMar>
          </w:tcPr>
          <w:p w14:paraId="46F36868"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Assembly</w:t>
            </w:r>
          </w:p>
        </w:tc>
        <w:tc>
          <w:tcPr>
            <w:tcW w:w="4968" w:type="dxa"/>
            <w:shd w:val="clear" w:color="auto" w:fill="EA9999"/>
            <w:tcMar>
              <w:top w:w="100" w:type="dxa"/>
              <w:left w:w="100" w:type="dxa"/>
              <w:bottom w:w="100" w:type="dxa"/>
              <w:right w:w="100" w:type="dxa"/>
            </w:tcMar>
          </w:tcPr>
          <w:p w14:paraId="02F93E71"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$21.70</w:t>
            </w:r>
          </w:p>
        </w:tc>
      </w:tr>
      <w:tr w:rsidR="00465355" w14:paraId="5D2AB788" w14:textId="77777777" w:rsidTr="006E0875">
        <w:tc>
          <w:tcPr>
            <w:tcW w:w="4968" w:type="dxa"/>
            <w:shd w:val="clear" w:color="auto" w:fill="EA9999"/>
            <w:tcMar>
              <w:top w:w="100" w:type="dxa"/>
              <w:left w:w="100" w:type="dxa"/>
              <w:bottom w:w="100" w:type="dxa"/>
              <w:right w:w="100" w:type="dxa"/>
            </w:tcMar>
          </w:tcPr>
          <w:p w14:paraId="773A3FC3"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Installation</w:t>
            </w:r>
          </w:p>
        </w:tc>
        <w:tc>
          <w:tcPr>
            <w:tcW w:w="4968" w:type="dxa"/>
            <w:shd w:val="clear" w:color="auto" w:fill="EA9999"/>
            <w:tcMar>
              <w:top w:w="100" w:type="dxa"/>
              <w:left w:w="100" w:type="dxa"/>
              <w:bottom w:w="100" w:type="dxa"/>
              <w:right w:w="100" w:type="dxa"/>
            </w:tcMar>
          </w:tcPr>
          <w:p w14:paraId="10AD232A"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$43.40</w:t>
            </w:r>
          </w:p>
        </w:tc>
      </w:tr>
      <w:tr w:rsidR="00465355" w14:paraId="6F192D23" w14:textId="77777777" w:rsidTr="006E0875">
        <w:tc>
          <w:tcPr>
            <w:tcW w:w="4968" w:type="dxa"/>
            <w:shd w:val="clear" w:color="auto" w:fill="EA9999"/>
            <w:tcMar>
              <w:top w:w="100" w:type="dxa"/>
              <w:left w:w="100" w:type="dxa"/>
              <w:bottom w:w="100" w:type="dxa"/>
              <w:right w:w="100" w:type="dxa"/>
            </w:tcMar>
          </w:tcPr>
          <w:p w14:paraId="4ACFBBDD"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Sales</w:t>
            </w:r>
          </w:p>
        </w:tc>
        <w:tc>
          <w:tcPr>
            <w:tcW w:w="4968" w:type="dxa"/>
            <w:shd w:val="clear" w:color="auto" w:fill="EA9999"/>
            <w:tcMar>
              <w:top w:w="100" w:type="dxa"/>
              <w:left w:w="100" w:type="dxa"/>
              <w:bottom w:w="100" w:type="dxa"/>
              <w:right w:w="100" w:type="dxa"/>
            </w:tcMar>
          </w:tcPr>
          <w:p w14:paraId="1E66F6DD"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$4.43</w:t>
            </w:r>
          </w:p>
        </w:tc>
      </w:tr>
      <w:tr w:rsidR="00465355" w14:paraId="3D486B2F" w14:textId="77777777" w:rsidTr="006E0875">
        <w:tc>
          <w:tcPr>
            <w:tcW w:w="4968" w:type="dxa"/>
            <w:shd w:val="clear" w:color="auto" w:fill="EA9999"/>
            <w:tcMar>
              <w:top w:w="100" w:type="dxa"/>
              <w:left w:w="100" w:type="dxa"/>
              <w:bottom w:w="100" w:type="dxa"/>
              <w:right w:w="100" w:type="dxa"/>
            </w:tcMar>
          </w:tcPr>
          <w:p w14:paraId="33E5820A" w14:textId="77777777" w:rsidR="00465355" w:rsidRDefault="00465355" w:rsidP="006E0875">
            <w:pPr>
              <w:widowControl w:val="0"/>
              <w:pBdr>
                <w:top w:val="nil"/>
                <w:left w:val="nil"/>
                <w:bottom w:val="nil"/>
                <w:right w:val="nil"/>
                <w:between w:val="nil"/>
              </w:pBdr>
              <w:ind w:left="0" w:right="0"/>
              <w:jc w:val="both"/>
              <w:rPr>
                <w:b/>
                <w:sz w:val="24"/>
                <w:szCs w:val="24"/>
              </w:rPr>
            </w:pPr>
            <w:r>
              <w:rPr>
                <w:b/>
                <w:sz w:val="24"/>
                <w:szCs w:val="24"/>
              </w:rPr>
              <w:t>Total Per-Unit Cost:</w:t>
            </w:r>
          </w:p>
        </w:tc>
        <w:tc>
          <w:tcPr>
            <w:tcW w:w="4968" w:type="dxa"/>
            <w:shd w:val="clear" w:color="auto" w:fill="EA9999"/>
            <w:tcMar>
              <w:top w:w="100" w:type="dxa"/>
              <w:left w:w="100" w:type="dxa"/>
              <w:bottom w:w="100" w:type="dxa"/>
              <w:right w:w="100" w:type="dxa"/>
            </w:tcMar>
          </w:tcPr>
          <w:p w14:paraId="06BA89E3"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$156.33</w:t>
            </w:r>
          </w:p>
        </w:tc>
      </w:tr>
      <w:tr w:rsidR="00465355" w14:paraId="6330B440" w14:textId="77777777" w:rsidTr="006E0875">
        <w:tc>
          <w:tcPr>
            <w:tcW w:w="4968" w:type="dxa"/>
            <w:shd w:val="clear" w:color="auto" w:fill="B6D7A8"/>
            <w:tcMar>
              <w:top w:w="100" w:type="dxa"/>
              <w:left w:w="100" w:type="dxa"/>
              <w:bottom w:w="100" w:type="dxa"/>
              <w:right w:w="100" w:type="dxa"/>
            </w:tcMar>
          </w:tcPr>
          <w:p w14:paraId="1E44B9E0"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Selling Price</w:t>
            </w:r>
          </w:p>
        </w:tc>
        <w:tc>
          <w:tcPr>
            <w:tcW w:w="4968" w:type="dxa"/>
            <w:shd w:val="clear" w:color="auto" w:fill="B6D7A8"/>
            <w:tcMar>
              <w:top w:w="100" w:type="dxa"/>
              <w:left w:w="100" w:type="dxa"/>
              <w:bottom w:w="100" w:type="dxa"/>
              <w:right w:w="100" w:type="dxa"/>
            </w:tcMar>
          </w:tcPr>
          <w:p w14:paraId="4D9B8B02"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$300.00</w:t>
            </w:r>
          </w:p>
        </w:tc>
      </w:tr>
      <w:tr w:rsidR="00465355" w14:paraId="106A272D" w14:textId="77777777" w:rsidTr="006E0875">
        <w:tc>
          <w:tcPr>
            <w:tcW w:w="4968" w:type="dxa"/>
            <w:tcMar>
              <w:top w:w="100" w:type="dxa"/>
              <w:left w:w="100" w:type="dxa"/>
              <w:bottom w:w="100" w:type="dxa"/>
              <w:right w:w="100" w:type="dxa"/>
            </w:tcMar>
          </w:tcPr>
          <w:p w14:paraId="5E7FE400" w14:textId="77777777" w:rsidR="00465355" w:rsidRDefault="00465355" w:rsidP="006E0875">
            <w:pPr>
              <w:widowControl w:val="0"/>
              <w:pBdr>
                <w:top w:val="nil"/>
                <w:left w:val="nil"/>
                <w:bottom w:val="nil"/>
                <w:right w:val="nil"/>
                <w:between w:val="nil"/>
              </w:pBdr>
              <w:ind w:left="0" w:right="0"/>
              <w:jc w:val="both"/>
              <w:rPr>
                <w:b/>
                <w:sz w:val="24"/>
                <w:szCs w:val="24"/>
              </w:rPr>
            </w:pPr>
            <w:r>
              <w:rPr>
                <w:b/>
                <w:sz w:val="24"/>
                <w:szCs w:val="24"/>
              </w:rPr>
              <w:t>Per-Unit Profit:</w:t>
            </w:r>
          </w:p>
        </w:tc>
        <w:tc>
          <w:tcPr>
            <w:tcW w:w="4968" w:type="dxa"/>
            <w:tcMar>
              <w:top w:w="100" w:type="dxa"/>
              <w:left w:w="100" w:type="dxa"/>
              <w:bottom w:w="100" w:type="dxa"/>
              <w:right w:w="100" w:type="dxa"/>
            </w:tcMar>
          </w:tcPr>
          <w:p w14:paraId="6B5AAB4A"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$143.67</w:t>
            </w:r>
          </w:p>
        </w:tc>
      </w:tr>
      <w:tr w:rsidR="00465355" w14:paraId="2E5121AE" w14:textId="77777777" w:rsidTr="006E0875">
        <w:tc>
          <w:tcPr>
            <w:tcW w:w="4968" w:type="dxa"/>
            <w:tcMar>
              <w:top w:w="100" w:type="dxa"/>
              <w:left w:w="100" w:type="dxa"/>
              <w:bottom w:w="100" w:type="dxa"/>
              <w:right w:w="100" w:type="dxa"/>
            </w:tcMar>
          </w:tcPr>
          <w:p w14:paraId="536DB566" w14:textId="77777777" w:rsidR="00465355" w:rsidRDefault="00465355" w:rsidP="006E0875">
            <w:pPr>
              <w:widowControl w:val="0"/>
              <w:pBdr>
                <w:top w:val="nil"/>
                <w:left w:val="nil"/>
                <w:bottom w:val="nil"/>
                <w:right w:val="nil"/>
                <w:between w:val="nil"/>
              </w:pBdr>
              <w:ind w:left="0" w:right="0"/>
              <w:jc w:val="both"/>
              <w:rPr>
                <w:b/>
                <w:sz w:val="24"/>
                <w:szCs w:val="24"/>
              </w:rPr>
            </w:pPr>
            <w:r>
              <w:rPr>
                <w:b/>
                <w:sz w:val="24"/>
                <w:szCs w:val="24"/>
              </w:rPr>
              <w:t>Total Profit:</w:t>
            </w:r>
          </w:p>
        </w:tc>
        <w:tc>
          <w:tcPr>
            <w:tcW w:w="4968" w:type="dxa"/>
            <w:tcMar>
              <w:top w:w="100" w:type="dxa"/>
              <w:left w:w="100" w:type="dxa"/>
              <w:bottom w:w="100" w:type="dxa"/>
              <w:right w:w="100" w:type="dxa"/>
            </w:tcMar>
          </w:tcPr>
          <w:p w14:paraId="32D4F1E8" w14:textId="77777777" w:rsidR="00465355" w:rsidRDefault="00465355" w:rsidP="006E0875">
            <w:pPr>
              <w:widowControl w:val="0"/>
              <w:pBdr>
                <w:top w:val="nil"/>
                <w:left w:val="nil"/>
                <w:bottom w:val="nil"/>
                <w:right w:val="nil"/>
                <w:between w:val="nil"/>
              </w:pBdr>
              <w:ind w:left="0" w:right="0"/>
              <w:jc w:val="both"/>
              <w:rPr>
                <w:sz w:val="24"/>
                <w:szCs w:val="24"/>
              </w:rPr>
            </w:pPr>
            <w:r>
              <w:rPr>
                <w:sz w:val="24"/>
                <w:szCs w:val="24"/>
              </w:rPr>
              <w:t>$1,077,525.00</w:t>
            </w:r>
          </w:p>
        </w:tc>
      </w:tr>
    </w:tbl>
    <w:p w14:paraId="7985E63A" w14:textId="77777777" w:rsidR="00465355" w:rsidRDefault="00465355" w:rsidP="00465355">
      <w:pPr>
        <w:keepLines/>
        <w:pBdr>
          <w:top w:val="nil"/>
          <w:left w:val="nil"/>
          <w:bottom w:val="nil"/>
          <w:right w:val="nil"/>
          <w:between w:val="nil"/>
        </w:pBdr>
        <w:ind w:left="0" w:right="0"/>
        <w:jc w:val="both"/>
        <w:rPr>
          <w:sz w:val="24"/>
          <w:szCs w:val="24"/>
        </w:rPr>
      </w:pPr>
    </w:p>
    <w:p w14:paraId="7535E9A2" w14:textId="77777777" w:rsidR="00465355" w:rsidRDefault="00465355" w:rsidP="00465355">
      <w:pPr>
        <w:pStyle w:val="ListParagraph"/>
        <w:keepLines/>
        <w:pBdr>
          <w:top w:val="nil"/>
          <w:left w:val="nil"/>
          <w:bottom w:val="nil"/>
          <w:right w:val="nil"/>
          <w:between w:val="nil"/>
        </w:pBdr>
        <w:ind w:left="792" w:right="0"/>
        <w:jc w:val="both"/>
        <w:rPr>
          <w:b/>
          <w:sz w:val="28"/>
          <w:szCs w:val="28"/>
        </w:rPr>
      </w:pPr>
    </w:p>
    <w:p w14:paraId="56CC0174" w14:textId="6B6099CD" w:rsidR="002B2BE7" w:rsidRPr="002B2BE7" w:rsidRDefault="006963A4" w:rsidP="002B2BE7">
      <w:pPr>
        <w:pStyle w:val="ListParagraph"/>
        <w:keepLines/>
        <w:numPr>
          <w:ilvl w:val="0"/>
          <w:numId w:val="15"/>
        </w:numPr>
        <w:pBdr>
          <w:top w:val="nil"/>
          <w:left w:val="nil"/>
          <w:bottom w:val="nil"/>
          <w:right w:val="nil"/>
          <w:between w:val="nil"/>
        </w:pBdr>
        <w:ind w:right="0"/>
        <w:jc w:val="both"/>
        <w:rPr>
          <w:b/>
          <w:sz w:val="28"/>
          <w:szCs w:val="28"/>
        </w:rPr>
      </w:pPr>
      <w:r w:rsidRPr="00465355">
        <w:rPr>
          <w:b/>
          <w:sz w:val="32"/>
          <w:szCs w:val="32"/>
        </w:rPr>
        <w:t>Current Status</w:t>
      </w:r>
    </w:p>
    <w:p w14:paraId="73F9456E" w14:textId="3CE985D2" w:rsidR="002B2BE7" w:rsidRDefault="002B2BE7" w:rsidP="002B2BE7">
      <w:pPr>
        <w:pStyle w:val="ListParagraph"/>
        <w:keepLines/>
        <w:pBdr>
          <w:top w:val="nil"/>
          <w:left w:val="nil"/>
          <w:bottom w:val="nil"/>
          <w:right w:val="nil"/>
          <w:between w:val="nil"/>
        </w:pBdr>
        <w:ind w:left="360" w:right="0"/>
        <w:jc w:val="both"/>
        <w:rPr>
          <w:b/>
          <w:sz w:val="32"/>
          <w:szCs w:val="32"/>
        </w:rPr>
      </w:pPr>
    </w:p>
    <w:p w14:paraId="03D0BB71" w14:textId="77777777" w:rsidR="002B2BE7" w:rsidRDefault="002B2BE7" w:rsidP="002B2BE7">
      <w:pPr>
        <w:spacing w:line="480" w:lineRule="auto"/>
        <w:ind w:left="0" w:right="0" w:firstLine="360"/>
        <w:jc w:val="both"/>
        <w:rPr>
          <w:sz w:val="24"/>
          <w:szCs w:val="24"/>
        </w:rPr>
      </w:pPr>
      <w:r>
        <w:rPr>
          <w:sz w:val="24"/>
          <w:szCs w:val="24"/>
        </w:rPr>
        <w:t>The Meterrific product life cycle will be broken into stages and substages as follows.</w:t>
      </w:r>
    </w:p>
    <w:p w14:paraId="79B38370" w14:textId="77777777" w:rsidR="002B2BE7" w:rsidRDefault="002B2BE7" w:rsidP="002B2BE7">
      <w:pPr>
        <w:spacing w:line="480" w:lineRule="auto"/>
        <w:ind w:left="0" w:right="0"/>
        <w:jc w:val="both"/>
        <w:rPr>
          <w:sz w:val="24"/>
          <w:szCs w:val="24"/>
        </w:rPr>
      </w:pPr>
      <w:r>
        <w:rPr>
          <w:sz w:val="24"/>
          <w:szCs w:val="24"/>
        </w:rPr>
        <w:tab/>
        <w:t>1. Needs Analysis</w:t>
      </w:r>
    </w:p>
    <w:p w14:paraId="76C65206" w14:textId="77777777" w:rsidR="002B2BE7" w:rsidRDefault="002B2BE7" w:rsidP="002B2BE7">
      <w:pPr>
        <w:spacing w:line="480" w:lineRule="auto"/>
        <w:ind w:left="0" w:right="0"/>
        <w:jc w:val="both"/>
        <w:rPr>
          <w:sz w:val="24"/>
          <w:szCs w:val="24"/>
        </w:rPr>
      </w:pPr>
      <w:r>
        <w:rPr>
          <w:sz w:val="24"/>
          <w:szCs w:val="24"/>
        </w:rPr>
        <w:tab/>
        <w:t>2. Feasibility Study</w:t>
      </w:r>
    </w:p>
    <w:p w14:paraId="3145B794" w14:textId="77777777" w:rsidR="002B2BE7" w:rsidRDefault="002B2BE7" w:rsidP="002B2BE7">
      <w:pPr>
        <w:spacing w:line="480" w:lineRule="auto"/>
        <w:ind w:left="0" w:right="0"/>
        <w:jc w:val="both"/>
        <w:rPr>
          <w:sz w:val="24"/>
          <w:szCs w:val="24"/>
        </w:rPr>
      </w:pPr>
      <w:r>
        <w:rPr>
          <w:sz w:val="24"/>
          <w:szCs w:val="24"/>
        </w:rPr>
        <w:tab/>
        <w:t>3. Design</w:t>
      </w:r>
    </w:p>
    <w:p w14:paraId="5AA064EF" w14:textId="77777777" w:rsidR="002B2BE7" w:rsidRDefault="002B2BE7" w:rsidP="002B2BE7">
      <w:pPr>
        <w:spacing w:line="480" w:lineRule="auto"/>
        <w:ind w:left="0" w:right="0"/>
        <w:jc w:val="both"/>
        <w:rPr>
          <w:sz w:val="24"/>
          <w:szCs w:val="24"/>
        </w:rPr>
      </w:pPr>
      <w:r>
        <w:rPr>
          <w:sz w:val="24"/>
          <w:szCs w:val="24"/>
        </w:rPr>
        <w:tab/>
      </w:r>
      <w:r>
        <w:rPr>
          <w:sz w:val="24"/>
          <w:szCs w:val="24"/>
        </w:rPr>
        <w:tab/>
        <w:t>3.1. Defining the problem</w:t>
      </w:r>
    </w:p>
    <w:p w14:paraId="564CF931" w14:textId="77777777" w:rsidR="002B2BE7" w:rsidRDefault="002B2BE7" w:rsidP="002B2BE7">
      <w:pPr>
        <w:spacing w:line="480" w:lineRule="auto"/>
        <w:ind w:left="0" w:right="0"/>
        <w:jc w:val="both"/>
        <w:rPr>
          <w:sz w:val="24"/>
          <w:szCs w:val="24"/>
        </w:rPr>
      </w:pPr>
      <w:r>
        <w:rPr>
          <w:sz w:val="24"/>
          <w:szCs w:val="24"/>
        </w:rPr>
        <w:tab/>
      </w:r>
      <w:r>
        <w:rPr>
          <w:sz w:val="24"/>
          <w:szCs w:val="24"/>
        </w:rPr>
        <w:tab/>
        <w:t>3.2. Planning the project</w:t>
      </w:r>
    </w:p>
    <w:p w14:paraId="6200BADE" w14:textId="77777777" w:rsidR="002B2BE7" w:rsidRDefault="002B2BE7" w:rsidP="002B2BE7">
      <w:pPr>
        <w:spacing w:line="480" w:lineRule="auto"/>
        <w:ind w:left="0" w:right="0"/>
        <w:jc w:val="both"/>
        <w:rPr>
          <w:sz w:val="24"/>
          <w:szCs w:val="24"/>
        </w:rPr>
      </w:pPr>
      <w:r>
        <w:rPr>
          <w:sz w:val="24"/>
          <w:szCs w:val="24"/>
        </w:rPr>
        <w:tab/>
      </w:r>
      <w:r>
        <w:rPr>
          <w:sz w:val="24"/>
          <w:szCs w:val="24"/>
        </w:rPr>
        <w:tab/>
        <w:t>3.3. Gathering information</w:t>
      </w:r>
    </w:p>
    <w:p w14:paraId="510DD055" w14:textId="77777777" w:rsidR="002B2BE7" w:rsidRDefault="002B2BE7" w:rsidP="002B2BE7">
      <w:pPr>
        <w:spacing w:line="480" w:lineRule="auto"/>
        <w:ind w:left="0" w:right="0"/>
        <w:jc w:val="both"/>
        <w:rPr>
          <w:sz w:val="24"/>
          <w:szCs w:val="24"/>
        </w:rPr>
      </w:pPr>
      <w:r>
        <w:rPr>
          <w:sz w:val="24"/>
          <w:szCs w:val="24"/>
        </w:rPr>
        <w:tab/>
      </w:r>
      <w:r>
        <w:rPr>
          <w:sz w:val="24"/>
          <w:szCs w:val="24"/>
        </w:rPr>
        <w:tab/>
        <w:t>3.</w:t>
      </w:r>
      <w:proofErr w:type="gramStart"/>
      <w:r>
        <w:rPr>
          <w:sz w:val="24"/>
          <w:szCs w:val="24"/>
        </w:rPr>
        <w:t>4..</w:t>
      </w:r>
      <w:proofErr w:type="gramEnd"/>
      <w:r>
        <w:rPr>
          <w:sz w:val="24"/>
          <w:szCs w:val="24"/>
        </w:rPr>
        <w:t xml:space="preserve"> Conceptualizing alternative approaches</w:t>
      </w:r>
    </w:p>
    <w:p w14:paraId="19FE261F" w14:textId="77777777" w:rsidR="002B2BE7" w:rsidRDefault="002B2BE7" w:rsidP="002B2BE7">
      <w:pPr>
        <w:spacing w:line="480" w:lineRule="auto"/>
        <w:ind w:left="0" w:right="0"/>
        <w:jc w:val="both"/>
        <w:rPr>
          <w:sz w:val="24"/>
          <w:szCs w:val="24"/>
        </w:rPr>
      </w:pPr>
      <w:r>
        <w:rPr>
          <w:sz w:val="24"/>
          <w:szCs w:val="24"/>
        </w:rPr>
        <w:tab/>
      </w:r>
      <w:r>
        <w:rPr>
          <w:sz w:val="24"/>
          <w:szCs w:val="24"/>
        </w:rPr>
        <w:tab/>
        <w:t>3.5. Evaluating the alternatives</w:t>
      </w:r>
    </w:p>
    <w:p w14:paraId="4609338D" w14:textId="77777777" w:rsidR="002B2BE7" w:rsidRDefault="002B2BE7" w:rsidP="002B2BE7">
      <w:pPr>
        <w:spacing w:line="480" w:lineRule="auto"/>
        <w:ind w:left="0" w:right="0"/>
        <w:jc w:val="both"/>
        <w:rPr>
          <w:sz w:val="24"/>
          <w:szCs w:val="24"/>
        </w:rPr>
      </w:pPr>
      <w:r>
        <w:rPr>
          <w:sz w:val="24"/>
          <w:szCs w:val="24"/>
        </w:rPr>
        <w:lastRenderedPageBreak/>
        <w:tab/>
      </w:r>
      <w:r>
        <w:rPr>
          <w:sz w:val="24"/>
          <w:szCs w:val="24"/>
        </w:rPr>
        <w:tab/>
        <w:t>3.6. Selecting the preferred alternative</w:t>
      </w:r>
    </w:p>
    <w:p w14:paraId="6A0B7C37" w14:textId="77777777" w:rsidR="002B2BE7" w:rsidRDefault="002B2BE7" w:rsidP="002B2BE7">
      <w:pPr>
        <w:spacing w:line="480" w:lineRule="auto"/>
        <w:ind w:left="0" w:right="0"/>
        <w:jc w:val="both"/>
        <w:rPr>
          <w:sz w:val="24"/>
          <w:szCs w:val="24"/>
        </w:rPr>
      </w:pPr>
      <w:r>
        <w:rPr>
          <w:sz w:val="24"/>
          <w:szCs w:val="24"/>
        </w:rPr>
        <w:tab/>
      </w:r>
      <w:r>
        <w:rPr>
          <w:sz w:val="24"/>
          <w:szCs w:val="24"/>
        </w:rPr>
        <w:tab/>
        <w:t>3.7. Communicating the design</w:t>
      </w:r>
    </w:p>
    <w:p w14:paraId="55A93B92" w14:textId="77777777" w:rsidR="002B2BE7" w:rsidRDefault="002B2BE7" w:rsidP="002B2BE7">
      <w:pPr>
        <w:spacing w:line="480" w:lineRule="auto"/>
        <w:ind w:left="0" w:right="0"/>
        <w:jc w:val="both"/>
        <w:rPr>
          <w:sz w:val="24"/>
          <w:szCs w:val="24"/>
        </w:rPr>
      </w:pPr>
      <w:r>
        <w:rPr>
          <w:sz w:val="24"/>
          <w:szCs w:val="24"/>
        </w:rPr>
        <w:tab/>
        <w:t>5. Production</w:t>
      </w:r>
    </w:p>
    <w:p w14:paraId="585F37F7" w14:textId="77777777" w:rsidR="002B2BE7" w:rsidRDefault="002B2BE7" w:rsidP="002B2BE7">
      <w:pPr>
        <w:spacing w:line="480" w:lineRule="auto"/>
        <w:ind w:left="0" w:right="0"/>
        <w:jc w:val="both"/>
        <w:rPr>
          <w:sz w:val="24"/>
          <w:szCs w:val="24"/>
        </w:rPr>
      </w:pPr>
      <w:r>
        <w:rPr>
          <w:sz w:val="24"/>
          <w:szCs w:val="24"/>
        </w:rPr>
        <w:tab/>
        <w:t>6. Distribution</w:t>
      </w:r>
    </w:p>
    <w:p w14:paraId="57F2D619" w14:textId="77777777" w:rsidR="002B2BE7" w:rsidRDefault="002B2BE7" w:rsidP="002B2BE7">
      <w:pPr>
        <w:spacing w:line="480" w:lineRule="auto"/>
        <w:ind w:left="720" w:right="0"/>
        <w:jc w:val="both"/>
        <w:rPr>
          <w:sz w:val="24"/>
          <w:szCs w:val="24"/>
        </w:rPr>
      </w:pPr>
    </w:p>
    <w:p w14:paraId="1A0C4EFB" w14:textId="77777777" w:rsidR="002B2BE7" w:rsidRDefault="002B2BE7" w:rsidP="002B2BE7">
      <w:pPr>
        <w:spacing w:line="480" w:lineRule="auto"/>
        <w:ind w:left="0" w:right="0" w:firstLine="720"/>
        <w:jc w:val="both"/>
        <w:rPr>
          <w:sz w:val="24"/>
          <w:szCs w:val="24"/>
        </w:rPr>
      </w:pPr>
      <w:r>
        <w:rPr>
          <w:sz w:val="24"/>
          <w:szCs w:val="24"/>
        </w:rPr>
        <w:t xml:space="preserve">The </w:t>
      </w:r>
      <w:proofErr w:type="spellStart"/>
      <w:r>
        <w:rPr>
          <w:sz w:val="24"/>
          <w:szCs w:val="24"/>
        </w:rPr>
        <w:t>Meteriffic</w:t>
      </w:r>
      <w:proofErr w:type="spellEnd"/>
      <w:r>
        <w:rPr>
          <w:sz w:val="24"/>
          <w:szCs w:val="24"/>
        </w:rPr>
        <w:t xml:space="preserve"> team has completed steps one and two. The team has also completed step </w:t>
      </w:r>
      <w:proofErr w:type="gramStart"/>
      <w:r>
        <w:rPr>
          <w:sz w:val="24"/>
          <w:szCs w:val="24"/>
        </w:rPr>
        <w:t>three, but</w:t>
      </w:r>
      <w:proofErr w:type="gramEnd"/>
      <w:r>
        <w:rPr>
          <w:sz w:val="24"/>
          <w:szCs w:val="24"/>
        </w:rPr>
        <w:t xml:space="preserve"> expects to iterate on the design in the future. During step four, the team expects to make usability, feasibility, and efficiency discoveries that will lead to changes in the final design of the product. As a result, steps 3.4 through 3.7 will be completed repetitively during step four. The team still needs to complete steps four, five and six. </w:t>
      </w:r>
    </w:p>
    <w:p w14:paraId="34C12544" w14:textId="422E9D2D" w:rsidR="002B2BE7" w:rsidRDefault="002B2BE7" w:rsidP="007A3A5B">
      <w:pPr>
        <w:spacing w:line="480" w:lineRule="auto"/>
        <w:ind w:left="0" w:right="0" w:firstLine="360"/>
        <w:jc w:val="both"/>
        <w:rPr>
          <w:sz w:val="24"/>
          <w:szCs w:val="24"/>
        </w:rPr>
      </w:pPr>
      <w:r>
        <w:rPr>
          <w:sz w:val="24"/>
          <w:szCs w:val="24"/>
        </w:rPr>
        <w:t xml:space="preserve">The work completed to date is estimated to be thirty percent of the total work required for the </w:t>
      </w:r>
      <w:proofErr w:type="spellStart"/>
      <w:r>
        <w:rPr>
          <w:sz w:val="24"/>
          <w:szCs w:val="24"/>
        </w:rPr>
        <w:t>Meteriffic</w:t>
      </w:r>
      <w:proofErr w:type="spellEnd"/>
      <w:r>
        <w:rPr>
          <w:sz w:val="24"/>
          <w:szCs w:val="24"/>
        </w:rPr>
        <w:t xml:space="preserve"> product life cycle, as step four (not yet started) requires the most work. </w:t>
      </w:r>
    </w:p>
    <w:p w14:paraId="115095F3" w14:textId="77777777" w:rsidR="007A3A5B" w:rsidRPr="002B2BE7" w:rsidRDefault="007A3A5B" w:rsidP="007A3A5B">
      <w:pPr>
        <w:spacing w:line="480" w:lineRule="auto"/>
        <w:ind w:left="0" w:right="0" w:firstLine="360"/>
        <w:jc w:val="both"/>
        <w:rPr>
          <w:sz w:val="24"/>
          <w:szCs w:val="24"/>
        </w:rPr>
      </w:pPr>
    </w:p>
    <w:p w14:paraId="6D04DDCE" w14:textId="160F66E3" w:rsidR="007A3A5B" w:rsidRDefault="006963A4" w:rsidP="00F529DC">
      <w:pPr>
        <w:pStyle w:val="ListParagraph"/>
        <w:keepLines/>
        <w:numPr>
          <w:ilvl w:val="0"/>
          <w:numId w:val="15"/>
        </w:numPr>
        <w:pBdr>
          <w:top w:val="nil"/>
          <w:left w:val="nil"/>
          <w:bottom w:val="nil"/>
          <w:right w:val="nil"/>
          <w:between w:val="nil"/>
        </w:pBdr>
        <w:ind w:right="0"/>
        <w:jc w:val="both"/>
        <w:rPr>
          <w:b/>
          <w:sz w:val="32"/>
          <w:szCs w:val="32"/>
        </w:rPr>
      </w:pPr>
      <w:commentRangeStart w:id="60"/>
      <w:r w:rsidRPr="002B2BE7">
        <w:rPr>
          <w:b/>
          <w:sz w:val="32"/>
          <w:szCs w:val="32"/>
        </w:rPr>
        <w:t>Leadership Roles</w:t>
      </w:r>
      <w:commentRangeEnd w:id="60"/>
      <w:r>
        <w:commentReference w:id="60"/>
      </w:r>
    </w:p>
    <w:p w14:paraId="67EAE27C" w14:textId="77777777" w:rsidR="00F529DC" w:rsidRPr="00F529DC" w:rsidRDefault="00F529DC" w:rsidP="00F529DC">
      <w:pPr>
        <w:pStyle w:val="ListParagraph"/>
        <w:keepLines/>
        <w:pBdr>
          <w:top w:val="nil"/>
          <w:left w:val="nil"/>
          <w:bottom w:val="nil"/>
          <w:right w:val="nil"/>
          <w:between w:val="nil"/>
        </w:pBdr>
        <w:ind w:left="360" w:right="0"/>
        <w:jc w:val="both"/>
        <w:rPr>
          <w:b/>
          <w:sz w:val="32"/>
          <w:szCs w:val="32"/>
        </w:rPr>
      </w:pPr>
    </w:p>
    <w:p w14:paraId="3B492988" w14:textId="1B1C2508" w:rsidR="002B2BE7" w:rsidRDefault="002B2BE7" w:rsidP="00F529DC">
      <w:pPr>
        <w:spacing w:line="480" w:lineRule="auto"/>
        <w:ind w:left="0" w:firstLine="720"/>
        <w:rPr>
          <w:b/>
          <w:sz w:val="24"/>
          <w:szCs w:val="24"/>
        </w:rPr>
      </w:pPr>
      <w:r w:rsidRPr="007A3A5B">
        <w:rPr>
          <w:sz w:val="24"/>
          <w:szCs w:val="24"/>
        </w:rPr>
        <w:t xml:space="preserve">The team has distributed specialized roles based on the skills discussed in the skills matrix. Shiv Chopra is the Expo Coordinator and the Co-App Development Lead with Blake Heard. As Co-App Development leads, Shiv and Blake will ensure performance, quality, and responsiveness of the applications. They will also identify bugs and build the Java code keeping in mind quality, organization, and automation. In addition to this role, Blake is the Documentation Coordinator for the team. Madison Hester is the App UI/UX Lead and the Co-Webmaster with Michael Knudson. As App UI/UX lead, Madison will ensure the quality of experience and effectiveness of the app design. As Co-Webmasters, Madison and Michael are responsible for creating an efficient and responsive web experience for users. Michael is also leading the Fabrication efforts where he will oversee the designing, modeling, printing, and construction of the electronics and hardware housing. Raj Patel is </w:t>
      </w:r>
      <w:r w:rsidRPr="007A3A5B">
        <w:rPr>
          <w:sz w:val="24"/>
          <w:szCs w:val="24"/>
        </w:rPr>
        <w:lastRenderedPageBreak/>
        <w:t xml:space="preserve">the Team Lead and Co-Firmware Lead with Andrew Trimper. Within team leadership, Raj will utilize interpersonal skills and organization to keep the team on track. As Co-Firmware Leads, Raj and Andrew are responsible for </w:t>
      </w:r>
      <w:proofErr w:type="spellStart"/>
      <w:r w:rsidRPr="007A3A5B">
        <w:rPr>
          <w:sz w:val="24"/>
          <w:szCs w:val="24"/>
        </w:rPr>
        <w:t>uC</w:t>
      </w:r>
      <w:proofErr w:type="spellEnd"/>
      <w:r w:rsidRPr="007A3A5B">
        <w:rPr>
          <w:sz w:val="24"/>
          <w:szCs w:val="24"/>
        </w:rPr>
        <w:t>/</w:t>
      </w:r>
      <w:proofErr w:type="spellStart"/>
      <w:r w:rsidRPr="007A3A5B">
        <w:rPr>
          <w:sz w:val="24"/>
          <w:szCs w:val="24"/>
        </w:rPr>
        <w:t>uP</w:t>
      </w:r>
      <w:proofErr w:type="spellEnd"/>
      <w:r w:rsidRPr="007A3A5B">
        <w:rPr>
          <w:sz w:val="24"/>
          <w:szCs w:val="24"/>
        </w:rPr>
        <w:t xml:space="preserve"> programming and debugging, data interfaces and protocols (Wi-Fi, Bluetooth, GPS, UART, I2C, SPI), RTOS, and efficient, power-saving C/C++ code. Andrew is also the Hardware Lead where he is overseeing the assembly, wiring, and testing of hardware components including but not limited to wiring, soldering, circuit diagrams, and logic analyzers.</w:t>
      </w:r>
    </w:p>
    <w:p w14:paraId="21C559B5" w14:textId="2B0F3844" w:rsidR="00F529DC" w:rsidRDefault="00F529DC" w:rsidP="00F529DC">
      <w:pPr>
        <w:spacing w:line="480" w:lineRule="auto"/>
        <w:ind w:left="0" w:firstLine="720"/>
        <w:rPr>
          <w:b/>
          <w:sz w:val="24"/>
          <w:szCs w:val="24"/>
        </w:rPr>
      </w:pPr>
    </w:p>
    <w:p w14:paraId="01EE556F" w14:textId="2F5036CD" w:rsidR="00F529DC" w:rsidRDefault="00F529DC" w:rsidP="00F529DC">
      <w:pPr>
        <w:spacing w:line="480" w:lineRule="auto"/>
        <w:ind w:left="0" w:firstLine="720"/>
        <w:rPr>
          <w:b/>
          <w:sz w:val="24"/>
          <w:szCs w:val="24"/>
        </w:rPr>
      </w:pPr>
    </w:p>
    <w:p w14:paraId="33532826" w14:textId="183803D6" w:rsidR="00F529DC" w:rsidRDefault="00F529DC" w:rsidP="00F529DC">
      <w:pPr>
        <w:spacing w:line="480" w:lineRule="auto"/>
        <w:ind w:left="0" w:firstLine="720"/>
        <w:rPr>
          <w:b/>
          <w:sz w:val="24"/>
          <w:szCs w:val="24"/>
        </w:rPr>
      </w:pPr>
    </w:p>
    <w:p w14:paraId="37F7EDE7" w14:textId="3D6E837F" w:rsidR="00F529DC" w:rsidRDefault="00F529DC" w:rsidP="00F529DC">
      <w:pPr>
        <w:spacing w:line="480" w:lineRule="auto"/>
        <w:ind w:left="0" w:firstLine="720"/>
        <w:rPr>
          <w:b/>
          <w:sz w:val="24"/>
          <w:szCs w:val="24"/>
        </w:rPr>
      </w:pPr>
    </w:p>
    <w:p w14:paraId="53B76B0A" w14:textId="3E92388C" w:rsidR="00F529DC" w:rsidRDefault="00F529DC" w:rsidP="00F529DC">
      <w:pPr>
        <w:spacing w:line="480" w:lineRule="auto"/>
        <w:ind w:left="0" w:firstLine="720"/>
        <w:rPr>
          <w:b/>
          <w:sz w:val="24"/>
          <w:szCs w:val="24"/>
        </w:rPr>
      </w:pPr>
    </w:p>
    <w:p w14:paraId="0A902B81" w14:textId="57E1A2C4" w:rsidR="00F529DC" w:rsidRDefault="00F529DC" w:rsidP="00F529DC">
      <w:pPr>
        <w:spacing w:line="480" w:lineRule="auto"/>
        <w:ind w:left="0" w:firstLine="720"/>
        <w:rPr>
          <w:b/>
          <w:sz w:val="24"/>
          <w:szCs w:val="24"/>
        </w:rPr>
      </w:pPr>
    </w:p>
    <w:p w14:paraId="062E2E2C" w14:textId="34ADEFDA" w:rsidR="00F529DC" w:rsidRDefault="00F529DC" w:rsidP="00F529DC">
      <w:pPr>
        <w:spacing w:line="480" w:lineRule="auto"/>
        <w:ind w:left="0" w:firstLine="720"/>
        <w:rPr>
          <w:b/>
          <w:sz w:val="24"/>
          <w:szCs w:val="24"/>
        </w:rPr>
      </w:pPr>
    </w:p>
    <w:p w14:paraId="0FD75BEF" w14:textId="53EE9C37" w:rsidR="00F529DC" w:rsidRDefault="00F529DC" w:rsidP="00F529DC">
      <w:pPr>
        <w:spacing w:line="480" w:lineRule="auto"/>
        <w:ind w:left="0" w:firstLine="720"/>
        <w:rPr>
          <w:b/>
          <w:sz w:val="24"/>
          <w:szCs w:val="24"/>
        </w:rPr>
      </w:pPr>
    </w:p>
    <w:p w14:paraId="03EBD342" w14:textId="09144653" w:rsidR="00F529DC" w:rsidRDefault="00F529DC" w:rsidP="00F529DC">
      <w:pPr>
        <w:spacing w:line="480" w:lineRule="auto"/>
        <w:ind w:left="0" w:firstLine="720"/>
        <w:rPr>
          <w:b/>
          <w:sz w:val="24"/>
          <w:szCs w:val="24"/>
        </w:rPr>
      </w:pPr>
    </w:p>
    <w:p w14:paraId="69DA8C3B" w14:textId="0042A87A" w:rsidR="00F529DC" w:rsidRDefault="00F529DC" w:rsidP="00F529DC">
      <w:pPr>
        <w:spacing w:line="480" w:lineRule="auto"/>
        <w:ind w:left="0" w:firstLine="720"/>
        <w:rPr>
          <w:b/>
          <w:sz w:val="24"/>
          <w:szCs w:val="24"/>
        </w:rPr>
      </w:pPr>
    </w:p>
    <w:p w14:paraId="1845F929" w14:textId="4F744D25" w:rsidR="00F529DC" w:rsidRDefault="00F529DC" w:rsidP="00F529DC">
      <w:pPr>
        <w:spacing w:line="480" w:lineRule="auto"/>
        <w:ind w:left="0" w:firstLine="720"/>
        <w:rPr>
          <w:b/>
          <w:sz w:val="24"/>
          <w:szCs w:val="24"/>
        </w:rPr>
      </w:pPr>
    </w:p>
    <w:p w14:paraId="3BC075F1" w14:textId="61796103" w:rsidR="00F529DC" w:rsidRDefault="00F529DC" w:rsidP="00F529DC">
      <w:pPr>
        <w:spacing w:line="480" w:lineRule="auto"/>
        <w:ind w:left="0" w:firstLine="720"/>
        <w:rPr>
          <w:b/>
          <w:sz w:val="24"/>
          <w:szCs w:val="24"/>
        </w:rPr>
      </w:pPr>
    </w:p>
    <w:p w14:paraId="088B8E5A" w14:textId="6CE0D980" w:rsidR="00F529DC" w:rsidRDefault="00F529DC" w:rsidP="00F529DC">
      <w:pPr>
        <w:spacing w:line="480" w:lineRule="auto"/>
        <w:ind w:left="0" w:firstLine="720"/>
        <w:rPr>
          <w:b/>
          <w:sz w:val="24"/>
          <w:szCs w:val="24"/>
        </w:rPr>
      </w:pPr>
    </w:p>
    <w:p w14:paraId="0904F64B" w14:textId="1E695937" w:rsidR="00F529DC" w:rsidRDefault="00F529DC" w:rsidP="00F529DC">
      <w:pPr>
        <w:spacing w:line="480" w:lineRule="auto"/>
        <w:ind w:left="0" w:firstLine="720"/>
        <w:rPr>
          <w:b/>
          <w:sz w:val="24"/>
          <w:szCs w:val="24"/>
        </w:rPr>
      </w:pPr>
    </w:p>
    <w:p w14:paraId="4A904EC6" w14:textId="1D2AD9D3" w:rsidR="00F529DC" w:rsidRDefault="00F529DC" w:rsidP="00F529DC">
      <w:pPr>
        <w:spacing w:line="480" w:lineRule="auto"/>
        <w:ind w:left="0" w:firstLine="720"/>
        <w:rPr>
          <w:b/>
          <w:sz w:val="24"/>
          <w:szCs w:val="24"/>
        </w:rPr>
      </w:pPr>
    </w:p>
    <w:p w14:paraId="0FF3299B" w14:textId="7E8FCA64" w:rsidR="00F529DC" w:rsidRDefault="00F529DC" w:rsidP="00F529DC">
      <w:pPr>
        <w:spacing w:line="480" w:lineRule="auto"/>
        <w:ind w:left="0" w:firstLine="720"/>
        <w:rPr>
          <w:b/>
          <w:sz w:val="24"/>
          <w:szCs w:val="24"/>
        </w:rPr>
      </w:pPr>
    </w:p>
    <w:p w14:paraId="6D54492C" w14:textId="55881E16" w:rsidR="00F529DC" w:rsidRDefault="00F529DC" w:rsidP="00F529DC">
      <w:pPr>
        <w:spacing w:line="480" w:lineRule="auto"/>
        <w:ind w:left="0" w:firstLine="720"/>
        <w:rPr>
          <w:b/>
          <w:sz w:val="24"/>
          <w:szCs w:val="24"/>
        </w:rPr>
      </w:pPr>
    </w:p>
    <w:p w14:paraId="3D0D79DD" w14:textId="77777777" w:rsidR="00F529DC" w:rsidRPr="00F529DC" w:rsidRDefault="00F529DC" w:rsidP="00F529DC">
      <w:pPr>
        <w:spacing w:line="480" w:lineRule="auto"/>
        <w:ind w:left="0" w:firstLine="720"/>
        <w:rPr>
          <w:b/>
          <w:sz w:val="24"/>
          <w:szCs w:val="24"/>
        </w:rPr>
      </w:pPr>
    </w:p>
    <w:p w14:paraId="196B855B" w14:textId="614600C4" w:rsidR="001F39EC" w:rsidRDefault="006963A4" w:rsidP="002B2BE7">
      <w:pPr>
        <w:pStyle w:val="ListParagraph"/>
        <w:keepLines/>
        <w:numPr>
          <w:ilvl w:val="0"/>
          <w:numId w:val="15"/>
        </w:numPr>
        <w:pBdr>
          <w:top w:val="nil"/>
          <w:left w:val="nil"/>
          <w:bottom w:val="nil"/>
          <w:right w:val="nil"/>
          <w:between w:val="nil"/>
        </w:pBdr>
        <w:ind w:right="0"/>
        <w:jc w:val="both"/>
        <w:rPr>
          <w:b/>
          <w:sz w:val="32"/>
          <w:szCs w:val="32"/>
        </w:rPr>
      </w:pPr>
      <w:r>
        <w:rPr>
          <w:b/>
          <w:sz w:val="32"/>
          <w:szCs w:val="32"/>
        </w:rPr>
        <w:lastRenderedPageBreak/>
        <w:t>References</w:t>
      </w:r>
    </w:p>
    <w:p w14:paraId="6D3E4E02" w14:textId="77777777" w:rsidR="001F39EC" w:rsidRDefault="001F39EC" w:rsidP="006963A4">
      <w:pPr>
        <w:pBdr>
          <w:top w:val="nil"/>
          <w:left w:val="nil"/>
          <w:bottom w:val="nil"/>
          <w:right w:val="nil"/>
          <w:between w:val="nil"/>
        </w:pBdr>
        <w:ind w:left="0" w:right="0"/>
        <w:jc w:val="both"/>
        <w:rPr>
          <w:sz w:val="24"/>
          <w:szCs w:val="24"/>
        </w:rPr>
      </w:pPr>
    </w:p>
    <w:p w14:paraId="0A43A089" w14:textId="03FAC428" w:rsidR="001F39EC" w:rsidRDefault="002B2BE7" w:rsidP="002B2BE7">
      <w:pPr>
        <w:ind w:left="720" w:right="0" w:hanging="360"/>
        <w:rPr>
          <w:sz w:val="24"/>
          <w:szCs w:val="24"/>
        </w:rPr>
      </w:pPr>
      <w:r>
        <w:rPr>
          <w:sz w:val="24"/>
          <w:szCs w:val="24"/>
        </w:rPr>
        <w:t>[1]</w:t>
      </w:r>
      <w:r>
        <w:rPr>
          <w:sz w:val="24"/>
          <w:szCs w:val="24"/>
        </w:rPr>
        <w:tab/>
      </w:r>
      <w:r w:rsidR="006963A4">
        <w:rPr>
          <w:sz w:val="24"/>
          <w:szCs w:val="24"/>
        </w:rPr>
        <w:t xml:space="preserve">“Vehicle Detection Sensors,” </w:t>
      </w:r>
      <w:r w:rsidR="006963A4">
        <w:rPr>
          <w:i/>
          <w:sz w:val="24"/>
          <w:szCs w:val="24"/>
        </w:rPr>
        <w:t xml:space="preserve">IPS Group </w:t>
      </w:r>
      <w:proofErr w:type="gramStart"/>
      <w:r w:rsidR="006963A4">
        <w:rPr>
          <w:i/>
          <w:sz w:val="24"/>
          <w:szCs w:val="24"/>
        </w:rPr>
        <w:t xml:space="preserve">Inc </w:t>
      </w:r>
      <w:r w:rsidR="006963A4">
        <w:rPr>
          <w:sz w:val="24"/>
          <w:szCs w:val="24"/>
        </w:rPr>
        <w:t>.</w:t>
      </w:r>
      <w:proofErr w:type="gramEnd"/>
      <w:r w:rsidR="006963A4">
        <w:rPr>
          <w:sz w:val="24"/>
          <w:szCs w:val="24"/>
        </w:rPr>
        <w:t xml:space="preserve"> [Online]. Available:      https://www.ipsgroupinc.com/products/vehicle-detection/. [Accessed: 16-Nov-2019].</w:t>
      </w:r>
    </w:p>
    <w:p w14:paraId="5F725A58" w14:textId="359F4F1D" w:rsidR="001F39EC" w:rsidRDefault="002B2BE7" w:rsidP="002B2BE7">
      <w:pPr>
        <w:ind w:left="720" w:right="0" w:hanging="360"/>
        <w:rPr>
          <w:sz w:val="24"/>
          <w:szCs w:val="24"/>
        </w:rPr>
      </w:pPr>
      <w:r>
        <w:rPr>
          <w:sz w:val="24"/>
          <w:szCs w:val="24"/>
          <w:highlight w:val="white"/>
        </w:rPr>
        <w:t xml:space="preserve">[2] </w:t>
      </w:r>
      <w:r>
        <w:rPr>
          <w:sz w:val="24"/>
          <w:szCs w:val="24"/>
          <w:highlight w:val="white"/>
        </w:rPr>
        <w:tab/>
      </w:r>
      <w:r w:rsidR="006963A4">
        <w:rPr>
          <w:sz w:val="24"/>
          <w:szCs w:val="24"/>
          <w:highlight w:val="white"/>
        </w:rPr>
        <w:t>“</w:t>
      </w:r>
      <w:r w:rsidR="006963A4">
        <w:rPr>
          <w:sz w:val="24"/>
          <w:szCs w:val="24"/>
        </w:rPr>
        <w:t>Parking Payment and Enforcement Technologies</w:t>
      </w:r>
      <w:r w:rsidR="006963A4">
        <w:rPr>
          <w:sz w:val="24"/>
          <w:szCs w:val="24"/>
          <w:highlight w:val="white"/>
        </w:rPr>
        <w:t xml:space="preserve">,” </w:t>
      </w:r>
      <w:r w:rsidR="006963A4">
        <w:rPr>
          <w:i/>
          <w:sz w:val="24"/>
          <w:szCs w:val="24"/>
        </w:rPr>
        <w:t>Town of Concord</w:t>
      </w:r>
      <w:r w:rsidR="006963A4">
        <w:rPr>
          <w:sz w:val="24"/>
          <w:szCs w:val="24"/>
          <w:highlight w:val="white"/>
        </w:rPr>
        <w:t xml:space="preserve">. [Online]. Available: </w:t>
      </w:r>
      <w:r w:rsidR="006963A4">
        <w:rPr>
          <w:sz w:val="24"/>
          <w:szCs w:val="24"/>
        </w:rPr>
        <w:t>https://concordma.gov/DocumentCenter/View/1495/Concord-Technology-Memo-PDF</w:t>
      </w:r>
      <w:r w:rsidR="006963A4">
        <w:rPr>
          <w:sz w:val="24"/>
          <w:szCs w:val="24"/>
          <w:highlight w:val="white"/>
        </w:rPr>
        <w:t>. [Accessed: 16-Nov-2019].</w:t>
      </w:r>
    </w:p>
    <w:p w14:paraId="4100D31C" w14:textId="2795B562" w:rsidR="001F39EC" w:rsidRDefault="002B2BE7" w:rsidP="002B2BE7">
      <w:pPr>
        <w:ind w:left="720" w:right="0" w:hanging="360"/>
        <w:rPr>
          <w:sz w:val="24"/>
          <w:szCs w:val="24"/>
        </w:rPr>
      </w:pPr>
      <w:r>
        <w:rPr>
          <w:sz w:val="24"/>
          <w:szCs w:val="24"/>
        </w:rPr>
        <w:t>[3]</w:t>
      </w:r>
      <w:r>
        <w:rPr>
          <w:sz w:val="24"/>
          <w:szCs w:val="24"/>
        </w:rPr>
        <w:tab/>
      </w:r>
      <w:r w:rsidR="006963A4">
        <w:rPr>
          <w:sz w:val="24"/>
          <w:szCs w:val="24"/>
          <w:highlight w:val="white"/>
        </w:rPr>
        <w:t>“</w:t>
      </w:r>
      <w:r w:rsidR="006963A4">
        <w:rPr>
          <w:sz w:val="24"/>
          <w:szCs w:val="24"/>
        </w:rPr>
        <w:t>Parking Meter Pricing</w:t>
      </w:r>
      <w:r w:rsidR="006963A4">
        <w:rPr>
          <w:sz w:val="24"/>
          <w:szCs w:val="24"/>
          <w:highlight w:val="white"/>
        </w:rPr>
        <w:t xml:space="preserve">,” </w:t>
      </w:r>
      <w:r w:rsidR="006963A4">
        <w:rPr>
          <w:i/>
          <w:sz w:val="24"/>
          <w:szCs w:val="24"/>
        </w:rPr>
        <w:t>Metropolitan Area Planning Council</w:t>
      </w:r>
      <w:r w:rsidR="006963A4">
        <w:rPr>
          <w:sz w:val="24"/>
          <w:szCs w:val="24"/>
          <w:highlight w:val="white"/>
        </w:rPr>
        <w:t>. [Online]. Available:</w:t>
      </w:r>
      <w:r w:rsidR="006963A4">
        <w:rPr>
          <w:sz w:val="24"/>
          <w:szCs w:val="24"/>
        </w:rPr>
        <w:t xml:space="preserve"> http://www.mapc.org/wp-content/uploads/2018/03/IPS-MAPC-2018-Parking-Meter-Pricing-Matrix.pdf</w:t>
      </w:r>
      <w:r w:rsidR="006963A4">
        <w:rPr>
          <w:sz w:val="24"/>
          <w:szCs w:val="24"/>
          <w:highlight w:val="white"/>
        </w:rPr>
        <w:t>. [Accessed: 16-Nov-2019].</w:t>
      </w:r>
    </w:p>
    <w:p w14:paraId="57AFBDA6" w14:textId="2E19DFD3" w:rsidR="001F39EC" w:rsidRDefault="002B2BE7" w:rsidP="002B2BE7">
      <w:pPr>
        <w:spacing w:line="276" w:lineRule="auto"/>
        <w:ind w:left="720" w:right="0" w:hanging="360"/>
        <w:rPr>
          <w:sz w:val="24"/>
          <w:szCs w:val="24"/>
          <w:highlight w:val="white"/>
        </w:rPr>
      </w:pPr>
      <w:r>
        <w:rPr>
          <w:sz w:val="24"/>
          <w:szCs w:val="24"/>
          <w:highlight w:val="white"/>
        </w:rPr>
        <w:t>[4]</w:t>
      </w:r>
      <w:r>
        <w:rPr>
          <w:sz w:val="24"/>
          <w:szCs w:val="24"/>
          <w:highlight w:val="white"/>
        </w:rPr>
        <w:tab/>
      </w:r>
      <w:r w:rsidR="006963A4">
        <w:rPr>
          <w:sz w:val="24"/>
          <w:szCs w:val="24"/>
          <w:highlight w:val="white"/>
        </w:rPr>
        <w:t xml:space="preserve">“Listing of </w:t>
      </w:r>
      <w:proofErr w:type="gramStart"/>
      <w:r w:rsidR="006963A4">
        <w:rPr>
          <w:sz w:val="24"/>
          <w:szCs w:val="24"/>
          <w:highlight w:val="white"/>
        </w:rPr>
        <w:t>Regulations ,</w:t>
      </w:r>
      <w:proofErr w:type="gramEnd"/>
      <w:r w:rsidR="006963A4">
        <w:rPr>
          <w:sz w:val="24"/>
          <w:szCs w:val="24"/>
          <w:highlight w:val="white"/>
        </w:rPr>
        <w:t xml:space="preserve">” </w:t>
      </w:r>
      <w:r w:rsidR="006963A4">
        <w:rPr>
          <w:i/>
          <w:sz w:val="24"/>
          <w:szCs w:val="24"/>
          <w:highlight w:val="white"/>
        </w:rPr>
        <w:t>ATL Plus Mobility – Atlanta Parking</w:t>
      </w:r>
      <w:r w:rsidR="006963A4">
        <w:rPr>
          <w:sz w:val="24"/>
          <w:szCs w:val="24"/>
          <w:highlight w:val="white"/>
        </w:rPr>
        <w:t>. [Online]. Available: https://www.atlplusmobility.com/parking-regulations/. [Accessed: 15-Nov-2019].</w:t>
      </w:r>
    </w:p>
    <w:p w14:paraId="0C0B7967" w14:textId="3C337A2F" w:rsidR="001F39EC" w:rsidRDefault="002B2BE7" w:rsidP="002B2BE7">
      <w:pPr>
        <w:spacing w:line="276" w:lineRule="auto"/>
        <w:ind w:left="720" w:right="0" w:hanging="360"/>
        <w:rPr>
          <w:sz w:val="24"/>
          <w:szCs w:val="24"/>
          <w:highlight w:val="white"/>
        </w:rPr>
      </w:pPr>
      <w:r w:rsidRPr="002B2BE7">
        <w:rPr>
          <w:sz w:val="24"/>
          <w:szCs w:val="24"/>
          <w:highlight w:val="white"/>
        </w:rPr>
        <w:t>[5]</w:t>
      </w:r>
      <w:r>
        <w:rPr>
          <w:i/>
          <w:sz w:val="24"/>
          <w:szCs w:val="24"/>
          <w:highlight w:val="white"/>
        </w:rPr>
        <w:tab/>
      </w:r>
      <w:r w:rsidR="006963A4">
        <w:rPr>
          <w:i/>
          <w:sz w:val="24"/>
          <w:szCs w:val="24"/>
          <w:highlight w:val="white"/>
        </w:rPr>
        <w:t>Pad-Mounted Equipment - Enclosure Integrity,</w:t>
      </w:r>
      <w:r w:rsidR="006963A4">
        <w:rPr>
          <w:sz w:val="24"/>
          <w:szCs w:val="24"/>
          <w:highlight w:val="white"/>
        </w:rPr>
        <w:t xml:space="preserve"> IEEE C57.12.28, September 2005. [Online]. Available: https://standards.ieee.org/standard/C57_12_28-2014.html</w:t>
      </w:r>
    </w:p>
    <w:p w14:paraId="2F3D0DB4" w14:textId="32650DAB" w:rsidR="001F39EC" w:rsidRDefault="002B2BE7" w:rsidP="002B2BE7">
      <w:pPr>
        <w:spacing w:line="276" w:lineRule="auto"/>
        <w:ind w:left="720" w:right="0" w:hanging="360"/>
        <w:rPr>
          <w:sz w:val="24"/>
          <w:szCs w:val="24"/>
          <w:highlight w:val="white"/>
        </w:rPr>
      </w:pPr>
      <w:r w:rsidRPr="002B2BE7">
        <w:rPr>
          <w:sz w:val="24"/>
          <w:szCs w:val="24"/>
          <w:highlight w:val="white"/>
        </w:rPr>
        <w:t>[6]</w:t>
      </w:r>
      <w:r>
        <w:rPr>
          <w:i/>
          <w:sz w:val="24"/>
          <w:szCs w:val="24"/>
          <w:highlight w:val="white"/>
        </w:rPr>
        <w:tab/>
      </w:r>
      <w:r w:rsidR="006963A4">
        <w:rPr>
          <w:i/>
          <w:sz w:val="24"/>
          <w:szCs w:val="24"/>
          <w:highlight w:val="white"/>
        </w:rPr>
        <w:t>Global Positioning System Standard Positioning Service Performance Standard</w:t>
      </w:r>
      <w:r w:rsidR="006963A4">
        <w:rPr>
          <w:sz w:val="24"/>
          <w:szCs w:val="24"/>
          <w:highlight w:val="white"/>
        </w:rPr>
        <w:t>. Assistant Secretary of Defense for Command, Control, Communications, and Intelligence, 2008.</w:t>
      </w:r>
    </w:p>
    <w:p w14:paraId="54438F73" w14:textId="0E342BFB" w:rsidR="001F39EC" w:rsidRDefault="002B2BE7" w:rsidP="002B2BE7">
      <w:pPr>
        <w:spacing w:line="276" w:lineRule="auto"/>
        <w:ind w:left="720" w:right="0" w:hanging="360"/>
        <w:rPr>
          <w:sz w:val="24"/>
          <w:szCs w:val="24"/>
          <w:highlight w:val="white"/>
        </w:rPr>
      </w:pPr>
      <w:r>
        <w:rPr>
          <w:sz w:val="24"/>
          <w:szCs w:val="24"/>
          <w:highlight w:val="white"/>
        </w:rPr>
        <w:t>[7]</w:t>
      </w:r>
      <w:r>
        <w:rPr>
          <w:sz w:val="24"/>
          <w:szCs w:val="24"/>
          <w:highlight w:val="white"/>
        </w:rPr>
        <w:tab/>
      </w:r>
      <w:r w:rsidR="006963A4">
        <w:rPr>
          <w:sz w:val="24"/>
          <w:szCs w:val="24"/>
          <w:highlight w:val="white"/>
        </w:rPr>
        <w:t xml:space="preserve">“About Mobile Technology and IMT-2000,” </w:t>
      </w:r>
      <w:r w:rsidR="006963A4">
        <w:rPr>
          <w:i/>
          <w:sz w:val="24"/>
          <w:szCs w:val="24"/>
          <w:highlight w:val="white"/>
        </w:rPr>
        <w:t>About Mobile Technology and IMT-2000</w:t>
      </w:r>
      <w:r w:rsidR="006963A4">
        <w:rPr>
          <w:sz w:val="24"/>
          <w:szCs w:val="24"/>
          <w:highlight w:val="white"/>
        </w:rPr>
        <w:t>, 04-Apr-2011. [Online]. Available: https://www.itu.int/osg/spu/imt-2000/technology.html. [Accessed: 18-Nov-2019].</w:t>
      </w:r>
    </w:p>
    <w:p w14:paraId="3EE31F8B" w14:textId="34CE0EE3" w:rsidR="001F39EC" w:rsidRDefault="002B2BE7" w:rsidP="002B2BE7">
      <w:pPr>
        <w:spacing w:line="276" w:lineRule="auto"/>
        <w:ind w:left="720" w:right="0" w:hanging="360"/>
        <w:rPr>
          <w:color w:val="333333"/>
          <w:sz w:val="24"/>
          <w:szCs w:val="24"/>
          <w:highlight w:val="white"/>
        </w:rPr>
      </w:pPr>
      <w:r>
        <w:rPr>
          <w:color w:val="333333"/>
          <w:sz w:val="24"/>
          <w:szCs w:val="24"/>
          <w:highlight w:val="white"/>
        </w:rPr>
        <w:t>[8]</w:t>
      </w:r>
      <w:r>
        <w:rPr>
          <w:color w:val="333333"/>
          <w:sz w:val="24"/>
          <w:szCs w:val="24"/>
          <w:highlight w:val="white"/>
        </w:rPr>
        <w:tab/>
      </w:r>
      <w:r w:rsidR="006963A4">
        <w:rPr>
          <w:color w:val="333333"/>
          <w:sz w:val="24"/>
          <w:szCs w:val="24"/>
          <w:highlight w:val="white"/>
        </w:rPr>
        <w:t xml:space="preserve">F. Martin, “Single-Space Meters vs. Pay-and-Display Systems,” </w:t>
      </w:r>
      <w:r w:rsidR="006963A4">
        <w:rPr>
          <w:i/>
          <w:color w:val="333333"/>
          <w:sz w:val="24"/>
          <w:szCs w:val="24"/>
          <w:highlight w:val="white"/>
        </w:rPr>
        <w:t>Parking Today</w:t>
      </w:r>
      <w:r w:rsidR="006963A4">
        <w:rPr>
          <w:color w:val="333333"/>
          <w:sz w:val="24"/>
          <w:szCs w:val="24"/>
          <w:highlight w:val="white"/>
        </w:rPr>
        <w:t>, Feb-2004. [Online]. Available: https://www.parkingtoday.com/articledetails.php?id=55&amp;t=single-space -meters-vs-pay-and-display-systems. [Accessed: 15-Nov-2019].</w:t>
      </w:r>
    </w:p>
    <w:p w14:paraId="13C485C8" w14:textId="77777777" w:rsidR="002B2BE7" w:rsidRDefault="002B2BE7" w:rsidP="002B2BE7">
      <w:pPr>
        <w:spacing w:line="276" w:lineRule="auto"/>
        <w:ind w:left="720" w:right="0" w:hanging="360"/>
        <w:rPr>
          <w:color w:val="333333"/>
          <w:sz w:val="24"/>
          <w:szCs w:val="24"/>
          <w:highlight w:val="white"/>
        </w:rPr>
      </w:pPr>
      <w:r>
        <w:rPr>
          <w:color w:val="333333"/>
          <w:sz w:val="24"/>
          <w:szCs w:val="24"/>
          <w:highlight w:val="white"/>
        </w:rPr>
        <w:t>[9]</w:t>
      </w:r>
      <w:r>
        <w:rPr>
          <w:color w:val="333333"/>
          <w:sz w:val="24"/>
          <w:szCs w:val="24"/>
          <w:highlight w:val="white"/>
        </w:rPr>
        <w:tab/>
      </w:r>
      <w:r>
        <w:rPr>
          <w:color w:val="333333"/>
          <w:sz w:val="24"/>
          <w:szCs w:val="24"/>
          <w:highlight w:val="white"/>
        </w:rPr>
        <w:t xml:space="preserve">“Single Space Smart Parking Meters: </w:t>
      </w:r>
      <w:proofErr w:type="spellStart"/>
      <w:r>
        <w:rPr>
          <w:color w:val="333333"/>
          <w:sz w:val="24"/>
          <w:szCs w:val="24"/>
          <w:highlight w:val="white"/>
        </w:rPr>
        <w:t>CivicSmart</w:t>
      </w:r>
      <w:proofErr w:type="spellEnd"/>
      <w:r>
        <w:rPr>
          <w:color w:val="333333"/>
          <w:sz w:val="24"/>
          <w:szCs w:val="24"/>
          <w:highlight w:val="white"/>
        </w:rPr>
        <w:t xml:space="preserve">, Inc.,” </w:t>
      </w:r>
      <w:r>
        <w:rPr>
          <w:i/>
          <w:color w:val="333333"/>
          <w:sz w:val="24"/>
          <w:szCs w:val="24"/>
          <w:highlight w:val="white"/>
        </w:rPr>
        <w:t>Civic Smart</w:t>
      </w:r>
      <w:r>
        <w:rPr>
          <w:color w:val="333333"/>
          <w:sz w:val="24"/>
          <w:szCs w:val="24"/>
          <w:highlight w:val="white"/>
        </w:rPr>
        <w:t>. [Online]. Available: https://www.civicsmart.com/new-liberty-next-gen-meter. [Accessed: 18-Nov-2019].</w:t>
      </w:r>
    </w:p>
    <w:p w14:paraId="347A72C5" w14:textId="77777777" w:rsidR="002B2BE7" w:rsidRDefault="002B2BE7" w:rsidP="002B2BE7">
      <w:pPr>
        <w:spacing w:line="276" w:lineRule="auto"/>
        <w:ind w:left="720" w:right="0" w:hanging="360"/>
        <w:rPr>
          <w:color w:val="333333"/>
          <w:sz w:val="24"/>
          <w:szCs w:val="24"/>
          <w:highlight w:val="white"/>
        </w:rPr>
      </w:pPr>
      <w:r>
        <w:rPr>
          <w:color w:val="333333"/>
          <w:sz w:val="24"/>
          <w:szCs w:val="24"/>
          <w:highlight w:val="white"/>
        </w:rPr>
        <w:t xml:space="preserve">[10] </w:t>
      </w:r>
      <w:r w:rsidR="006963A4" w:rsidRPr="002B2BE7">
        <w:rPr>
          <w:color w:val="333333"/>
          <w:sz w:val="24"/>
          <w:szCs w:val="24"/>
          <w:highlight w:val="white"/>
        </w:rPr>
        <w:t>“</w:t>
      </w:r>
      <w:proofErr w:type="spellStart"/>
      <w:r w:rsidR="006963A4" w:rsidRPr="002B2BE7">
        <w:rPr>
          <w:color w:val="333333"/>
          <w:sz w:val="24"/>
          <w:szCs w:val="24"/>
          <w:highlight w:val="white"/>
        </w:rPr>
        <w:t>ParkMobile</w:t>
      </w:r>
      <w:proofErr w:type="spellEnd"/>
      <w:r w:rsidR="006963A4" w:rsidRPr="002B2BE7">
        <w:rPr>
          <w:color w:val="333333"/>
          <w:sz w:val="24"/>
          <w:szCs w:val="24"/>
          <w:highlight w:val="white"/>
        </w:rPr>
        <w:t xml:space="preserve">- A Smarter Way to Park,” </w:t>
      </w:r>
      <w:proofErr w:type="spellStart"/>
      <w:r w:rsidR="006963A4" w:rsidRPr="002B2BE7">
        <w:rPr>
          <w:i/>
          <w:color w:val="333333"/>
          <w:sz w:val="24"/>
          <w:szCs w:val="24"/>
          <w:highlight w:val="white"/>
        </w:rPr>
        <w:t>ParkMobile</w:t>
      </w:r>
      <w:proofErr w:type="spellEnd"/>
      <w:r w:rsidR="006963A4" w:rsidRPr="002B2BE7">
        <w:rPr>
          <w:color w:val="333333"/>
          <w:sz w:val="24"/>
          <w:szCs w:val="24"/>
          <w:highlight w:val="white"/>
        </w:rPr>
        <w:t xml:space="preserve">. [Online]. Available:  </w:t>
      </w:r>
      <w:r>
        <w:rPr>
          <w:color w:val="333333"/>
          <w:sz w:val="24"/>
          <w:szCs w:val="24"/>
          <w:highlight w:val="white"/>
        </w:rPr>
        <w:t xml:space="preserve">  </w:t>
      </w:r>
      <w:r w:rsidR="006963A4" w:rsidRPr="002B2BE7">
        <w:rPr>
          <w:color w:val="333333"/>
          <w:sz w:val="24"/>
          <w:szCs w:val="24"/>
          <w:highlight w:val="white"/>
        </w:rPr>
        <w:t>https://parkmobile.io/. [Accessed: 18-Nov-2019].</w:t>
      </w:r>
    </w:p>
    <w:p w14:paraId="55C300D1" w14:textId="77777777" w:rsidR="002B2BE7" w:rsidRDefault="002B2BE7" w:rsidP="002B2BE7">
      <w:pPr>
        <w:spacing w:line="276" w:lineRule="auto"/>
        <w:ind w:left="720" w:right="0" w:hanging="360"/>
        <w:rPr>
          <w:color w:val="333333"/>
          <w:sz w:val="24"/>
          <w:szCs w:val="24"/>
          <w:highlight w:val="white"/>
        </w:rPr>
      </w:pPr>
      <w:r>
        <w:rPr>
          <w:color w:val="333333"/>
          <w:sz w:val="24"/>
          <w:szCs w:val="24"/>
          <w:highlight w:val="white"/>
        </w:rPr>
        <w:t xml:space="preserve">[11] </w:t>
      </w:r>
      <w:r w:rsidR="006963A4">
        <w:rPr>
          <w:color w:val="333333"/>
          <w:sz w:val="24"/>
          <w:szCs w:val="24"/>
          <w:highlight w:val="white"/>
        </w:rPr>
        <w:t xml:space="preserve">“Strada Evolution,” </w:t>
      </w:r>
      <w:proofErr w:type="spellStart"/>
      <w:r w:rsidR="006963A4">
        <w:rPr>
          <w:i/>
          <w:color w:val="333333"/>
          <w:sz w:val="24"/>
          <w:szCs w:val="24"/>
          <w:highlight w:val="white"/>
        </w:rPr>
        <w:t>Parkeon</w:t>
      </w:r>
      <w:proofErr w:type="spellEnd"/>
      <w:r w:rsidR="006963A4">
        <w:rPr>
          <w:i/>
          <w:color w:val="333333"/>
          <w:sz w:val="24"/>
          <w:szCs w:val="24"/>
          <w:highlight w:val="white"/>
        </w:rPr>
        <w:t xml:space="preserve"> United States</w:t>
      </w:r>
      <w:r w:rsidR="006963A4">
        <w:rPr>
          <w:color w:val="333333"/>
          <w:sz w:val="24"/>
          <w:szCs w:val="24"/>
          <w:highlight w:val="white"/>
        </w:rPr>
        <w:t>. [Online]. Available: https://www.parkeon.us/our-solutions/product-catalogue/strada-evolution-2/. [Accessed: 18-Nov-2019].</w:t>
      </w:r>
    </w:p>
    <w:p w14:paraId="2CA13CB7" w14:textId="4A0BBCB4" w:rsidR="002B2BE7" w:rsidRDefault="006963A4" w:rsidP="002B2BE7">
      <w:pPr>
        <w:spacing w:line="276" w:lineRule="auto"/>
        <w:ind w:left="720" w:right="0" w:hanging="360"/>
        <w:rPr>
          <w:color w:val="333333"/>
          <w:sz w:val="24"/>
          <w:szCs w:val="24"/>
          <w:highlight w:val="white"/>
        </w:rPr>
      </w:pPr>
      <w:r w:rsidRPr="002B2BE7">
        <w:rPr>
          <w:sz w:val="24"/>
          <w:szCs w:val="24"/>
          <w:highlight w:val="white"/>
        </w:rPr>
        <w:t xml:space="preserve">“M5™ Single-Space Meters IPS Group US,” </w:t>
      </w:r>
      <w:r w:rsidRPr="002B2BE7">
        <w:rPr>
          <w:i/>
          <w:sz w:val="24"/>
          <w:szCs w:val="24"/>
        </w:rPr>
        <w:t>IPS Group US</w:t>
      </w:r>
      <w:r w:rsidRPr="002B2BE7">
        <w:rPr>
          <w:sz w:val="24"/>
          <w:szCs w:val="24"/>
          <w:highlight w:val="white"/>
        </w:rPr>
        <w:t>. [Online]. Available: https://www.ipsgroupinc.com/products/m5-single-space-meters/. [Accessed: 16-Nov-2019].</w:t>
      </w:r>
    </w:p>
    <w:p w14:paraId="67F556D6" w14:textId="2A5029ED" w:rsidR="001F39EC" w:rsidRPr="002B2BE7" w:rsidRDefault="006963A4" w:rsidP="002B2BE7">
      <w:pPr>
        <w:spacing w:line="276" w:lineRule="auto"/>
        <w:ind w:left="720" w:right="0" w:hanging="360"/>
        <w:rPr>
          <w:color w:val="333333"/>
          <w:sz w:val="24"/>
          <w:szCs w:val="24"/>
          <w:highlight w:val="white"/>
        </w:rPr>
      </w:pPr>
      <w:r w:rsidRPr="002B2BE7">
        <w:rPr>
          <w:sz w:val="24"/>
          <w:szCs w:val="24"/>
          <w:highlight w:val="white"/>
        </w:rPr>
        <w:t xml:space="preserve">“Find and Pay for the Perfect Spot,” </w:t>
      </w:r>
      <w:proofErr w:type="spellStart"/>
      <w:r w:rsidRPr="002B2BE7">
        <w:rPr>
          <w:i/>
          <w:sz w:val="24"/>
          <w:szCs w:val="24"/>
        </w:rPr>
        <w:t>ParkMe</w:t>
      </w:r>
      <w:proofErr w:type="spellEnd"/>
      <w:r w:rsidRPr="002B2BE7">
        <w:rPr>
          <w:sz w:val="24"/>
          <w:szCs w:val="24"/>
          <w:highlight w:val="white"/>
        </w:rPr>
        <w:t>. [Online]. Available: https://www.parkme.com/. [Accessed: 16-Nov-2019].</w:t>
      </w:r>
    </w:p>
    <w:p w14:paraId="4A112DED" w14:textId="77777777" w:rsidR="001F39EC" w:rsidRDefault="001F39EC" w:rsidP="006963A4">
      <w:pPr>
        <w:keepLines/>
        <w:pBdr>
          <w:top w:val="nil"/>
          <w:left w:val="nil"/>
          <w:bottom w:val="nil"/>
          <w:right w:val="nil"/>
          <w:between w:val="nil"/>
        </w:pBdr>
        <w:ind w:left="0" w:right="0"/>
        <w:jc w:val="both"/>
        <w:rPr>
          <w:b/>
          <w:sz w:val="32"/>
          <w:szCs w:val="32"/>
        </w:rPr>
      </w:pPr>
    </w:p>
    <w:p w14:paraId="101BC34E" w14:textId="77777777" w:rsidR="001F39EC" w:rsidRDefault="001F39EC" w:rsidP="006963A4">
      <w:pPr>
        <w:keepLines/>
        <w:pBdr>
          <w:top w:val="nil"/>
          <w:left w:val="nil"/>
          <w:bottom w:val="nil"/>
          <w:right w:val="nil"/>
          <w:between w:val="nil"/>
        </w:pBdr>
        <w:ind w:left="0" w:right="0"/>
        <w:jc w:val="both"/>
        <w:rPr>
          <w:b/>
          <w:sz w:val="32"/>
          <w:szCs w:val="32"/>
        </w:rPr>
      </w:pPr>
    </w:p>
    <w:p w14:paraId="14203186" w14:textId="77777777" w:rsidR="001F39EC" w:rsidRDefault="001F39EC" w:rsidP="006963A4">
      <w:pPr>
        <w:keepLines/>
        <w:pBdr>
          <w:top w:val="nil"/>
          <w:left w:val="nil"/>
          <w:bottom w:val="nil"/>
          <w:right w:val="nil"/>
          <w:between w:val="nil"/>
        </w:pBdr>
        <w:ind w:left="0" w:right="0"/>
        <w:jc w:val="both"/>
        <w:rPr>
          <w:b/>
          <w:sz w:val="32"/>
          <w:szCs w:val="32"/>
        </w:rPr>
      </w:pPr>
    </w:p>
    <w:p w14:paraId="32189F46" w14:textId="77777777" w:rsidR="001F39EC" w:rsidRDefault="001F39EC" w:rsidP="006963A4">
      <w:pPr>
        <w:keepLines/>
        <w:pBdr>
          <w:top w:val="nil"/>
          <w:left w:val="nil"/>
          <w:bottom w:val="nil"/>
          <w:right w:val="nil"/>
          <w:between w:val="nil"/>
        </w:pBdr>
        <w:ind w:left="0" w:right="0"/>
        <w:jc w:val="both"/>
        <w:rPr>
          <w:b/>
          <w:sz w:val="32"/>
          <w:szCs w:val="32"/>
        </w:rPr>
      </w:pPr>
    </w:p>
    <w:p w14:paraId="75A2FFBE" w14:textId="77777777" w:rsidR="001F39EC" w:rsidRDefault="001F39EC" w:rsidP="006963A4">
      <w:pPr>
        <w:keepLines/>
        <w:pBdr>
          <w:top w:val="nil"/>
          <w:left w:val="nil"/>
          <w:bottom w:val="nil"/>
          <w:right w:val="nil"/>
          <w:between w:val="nil"/>
        </w:pBdr>
        <w:ind w:left="0" w:right="0"/>
        <w:jc w:val="both"/>
        <w:rPr>
          <w:b/>
          <w:sz w:val="32"/>
          <w:szCs w:val="32"/>
        </w:rPr>
      </w:pPr>
    </w:p>
    <w:p w14:paraId="2E867748" w14:textId="3A50EA66" w:rsidR="001F39EC" w:rsidRDefault="006963A4" w:rsidP="006963A4">
      <w:pPr>
        <w:keepLines/>
        <w:pBdr>
          <w:top w:val="nil"/>
          <w:left w:val="nil"/>
          <w:bottom w:val="nil"/>
          <w:right w:val="nil"/>
          <w:between w:val="nil"/>
        </w:pBdr>
        <w:ind w:left="0" w:right="0"/>
        <w:jc w:val="both"/>
        <w:rPr>
          <w:b/>
          <w:sz w:val="32"/>
          <w:szCs w:val="32"/>
        </w:rPr>
      </w:pPr>
      <w:r>
        <w:rPr>
          <w:b/>
          <w:sz w:val="32"/>
          <w:szCs w:val="32"/>
        </w:rPr>
        <w:lastRenderedPageBreak/>
        <w:t>Appendix A</w:t>
      </w:r>
    </w:p>
    <w:p w14:paraId="779AC3CB" w14:textId="77777777" w:rsidR="001F39EC" w:rsidRDefault="001F39EC" w:rsidP="006963A4">
      <w:pPr>
        <w:keepLines/>
        <w:pBdr>
          <w:top w:val="nil"/>
          <w:left w:val="nil"/>
          <w:bottom w:val="nil"/>
          <w:right w:val="nil"/>
          <w:between w:val="nil"/>
        </w:pBdr>
        <w:ind w:left="0" w:right="0"/>
        <w:jc w:val="both"/>
        <w:rPr>
          <w:b/>
          <w:sz w:val="32"/>
          <w:szCs w:val="32"/>
        </w:rPr>
      </w:pPr>
    </w:p>
    <w:p w14:paraId="07563D42" w14:textId="77777777" w:rsidR="001F39EC" w:rsidRDefault="006963A4" w:rsidP="006963A4">
      <w:pPr>
        <w:keepLines/>
        <w:pBdr>
          <w:top w:val="nil"/>
          <w:left w:val="nil"/>
          <w:bottom w:val="nil"/>
          <w:right w:val="nil"/>
          <w:between w:val="nil"/>
        </w:pBdr>
        <w:ind w:left="0" w:right="0"/>
        <w:jc w:val="both"/>
        <w:rPr>
          <w:b/>
          <w:sz w:val="32"/>
          <w:szCs w:val="32"/>
        </w:rPr>
      </w:pPr>
      <w:r>
        <w:rPr>
          <w:b/>
          <w:noProof/>
          <w:sz w:val="32"/>
          <w:szCs w:val="32"/>
        </w:rPr>
        <w:drawing>
          <wp:inline distT="114300" distB="114300" distL="114300" distR="114300" wp14:anchorId="2B26CCD5" wp14:editId="0A8CD156">
            <wp:extent cx="6309360" cy="72644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6309360" cy="7264400"/>
                    </a:xfrm>
                    <a:prstGeom prst="rect">
                      <a:avLst/>
                    </a:prstGeom>
                    <a:ln/>
                  </pic:spPr>
                </pic:pic>
              </a:graphicData>
            </a:graphic>
          </wp:inline>
        </w:drawing>
      </w:r>
    </w:p>
    <w:p w14:paraId="1278BFDB" w14:textId="77777777" w:rsidR="001F39EC" w:rsidRDefault="001F39EC" w:rsidP="006963A4">
      <w:pPr>
        <w:keepLines/>
        <w:pBdr>
          <w:top w:val="nil"/>
          <w:left w:val="nil"/>
          <w:bottom w:val="nil"/>
          <w:right w:val="nil"/>
          <w:between w:val="nil"/>
        </w:pBdr>
        <w:ind w:left="0" w:right="0"/>
        <w:jc w:val="both"/>
        <w:rPr>
          <w:b/>
          <w:sz w:val="32"/>
          <w:szCs w:val="32"/>
        </w:rPr>
      </w:pPr>
    </w:p>
    <w:p w14:paraId="3D64F4D9" w14:textId="77777777" w:rsidR="001F39EC" w:rsidRDefault="001F39EC" w:rsidP="006963A4">
      <w:pPr>
        <w:keepLines/>
        <w:pBdr>
          <w:top w:val="nil"/>
          <w:left w:val="nil"/>
          <w:bottom w:val="nil"/>
          <w:right w:val="nil"/>
          <w:between w:val="nil"/>
        </w:pBdr>
        <w:ind w:left="0" w:right="0"/>
        <w:jc w:val="both"/>
        <w:rPr>
          <w:b/>
          <w:sz w:val="32"/>
          <w:szCs w:val="32"/>
        </w:rPr>
      </w:pPr>
    </w:p>
    <w:p w14:paraId="336DBF57" w14:textId="77777777" w:rsidR="00D63AA6" w:rsidRDefault="00D63AA6" w:rsidP="006963A4">
      <w:pPr>
        <w:keepLines/>
        <w:pBdr>
          <w:top w:val="nil"/>
          <w:left w:val="nil"/>
          <w:bottom w:val="nil"/>
          <w:right w:val="nil"/>
          <w:between w:val="nil"/>
        </w:pBdr>
        <w:ind w:left="0" w:right="0"/>
        <w:jc w:val="both"/>
        <w:rPr>
          <w:b/>
          <w:sz w:val="32"/>
          <w:szCs w:val="32"/>
        </w:rPr>
      </w:pPr>
    </w:p>
    <w:p w14:paraId="6511FCD3" w14:textId="5D76D8F3" w:rsidR="001F39EC" w:rsidRDefault="006963A4" w:rsidP="006963A4">
      <w:pPr>
        <w:keepLines/>
        <w:pBdr>
          <w:top w:val="nil"/>
          <w:left w:val="nil"/>
          <w:bottom w:val="nil"/>
          <w:right w:val="nil"/>
          <w:between w:val="nil"/>
        </w:pBdr>
        <w:ind w:left="0" w:right="0"/>
        <w:jc w:val="both"/>
        <w:rPr>
          <w:b/>
          <w:sz w:val="32"/>
          <w:szCs w:val="32"/>
        </w:rPr>
      </w:pPr>
      <w:r>
        <w:rPr>
          <w:b/>
          <w:sz w:val="32"/>
          <w:szCs w:val="32"/>
        </w:rPr>
        <w:lastRenderedPageBreak/>
        <w:t xml:space="preserve">Appendix </w:t>
      </w:r>
      <w:r w:rsidR="00D63AA6">
        <w:rPr>
          <w:b/>
          <w:sz w:val="32"/>
          <w:szCs w:val="32"/>
        </w:rPr>
        <w:t>B</w:t>
      </w:r>
    </w:p>
    <w:p w14:paraId="7E1D1C3D" w14:textId="77777777" w:rsidR="001F39EC" w:rsidRDefault="001F39EC" w:rsidP="006963A4">
      <w:pPr>
        <w:keepLines/>
        <w:pBdr>
          <w:top w:val="nil"/>
          <w:left w:val="nil"/>
          <w:bottom w:val="nil"/>
          <w:right w:val="nil"/>
          <w:between w:val="nil"/>
        </w:pBdr>
        <w:ind w:left="0" w:right="0"/>
        <w:jc w:val="both"/>
        <w:rPr>
          <w:b/>
          <w:sz w:val="32"/>
          <w:szCs w:val="32"/>
        </w:rPr>
      </w:pPr>
    </w:p>
    <w:p w14:paraId="3DD15E73" w14:textId="77777777" w:rsidR="001F39EC" w:rsidRDefault="006963A4" w:rsidP="006963A4">
      <w:pPr>
        <w:keepLines/>
        <w:pBdr>
          <w:top w:val="nil"/>
          <w:left w:val="nil"/>
          <w:bottom w:val="nil"/>
          <w:right w:val="nil"/>
          <w:between w:val="nil"/>
        </w:pBdr>
        <w:ind w:left="0" w:right="0"/>
        <w:jc w:val="both"/>
        <w:rPr>
          <w:b/>
          <w:sz w:val="32"/>
          <w:szCs w:val="32"/>
        </w:rPr>
      </w:pPr>
      <w:r>
        <w:rPr>
          <w:b/>
          <w:noProof/>
          <w:sz w:val="32"/>
          <w:szCs w:val="32"/>
        </w:rPr>
        <w:drawing>
          <wp:inline distT="114300" distB="114300" distL="114300" distR="114300" wp14:anchorId="57478E6E" wp14:editId="6F300905">
            <wp:extent cx="6309360" cy="60198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309360" cy="6019800"/>
                    </a:xfrm>
                    <a:prstGeom prst="rect">
                      <a:avLst/>
                    </a:prstGeom>
                    <a:ln/>
                  </pic:spPr>
                </pic:pic>
              </a:graphicData>
            </a:graphic>
          </wp:inline>
        </w:drawing>
      </w:r>
    </w:p>
    <w:p w14:paraId="24213938" w14:textId="77777777" w:rsidR="001F39EC" w:rsidRDefault="001F39EC" w:rsidP="006963A4">
      <w:pPr>
        <w:keepLines/>
        <w:pBdr>
          <w:top w:val="nil"/>
          <w:left w:val="nil"/>
          <w:bottom w:val="nil"/>
          <w:right w:val="nil"/>
          <w:between w:val="nil"/>
        </w:pBdr>
        <w:ind w:left="0" w:right="0"/>
        <w:jc w:val="both"/>
        <w:rPr>
          <w:sz w:val="24"/>
          <w:szCs w:val="24"/>
        </w:rPr>
      </w:pPr>
    </w:p>
    <w:p w14:paraId="299CF236" w14:textId="77777777" w:rsidR="001F39EC" w:rsidRDefault="001F39EC" w:rsidP="006963A4">
      <w:pPr>
        <w:keepLines/>
        <w:pBdr>
          <w:top w:val="nil"/>
          <w:left w:val="nil"/>
          <w:bottom w:val="nil"/>
          <w:right w:val="nil"/>
          <w:between w:val="nil"/>
        </w:pBdr>
        <w:ind w:left="0" w:right="0"/>
        <w:jc w:val="both"/>
        <w:rPr>
          <w:sz w:val="24"/>
          <w:szCs w:val="24"/>
        </w:rPr>
      </w:pPr>
    </w:p>
    <w:p w14:paraId="0504C56E" w14:textId="77777777" w:rsidR="001F39EC" w:rsidRDefault="001F39EC" w:rsidP="006963A4">
      <w:pPr>
        <w:keepLines/>
        <w:ind w:left="0" w:right="0"/>
        <w:jc w:val="both"/>
        <w:rPr>
          <w:sz w:val="24"/>
          <w:szCs w:val="24"/>
        </w:rPr>
      </w:pPr>
    </w:p>
    <w:p w14:paraId="2316CF33" w14:textId="77777777" w:rsidR="001F39EC" w:rsidRDefault="001F39EC" w:rsidP="006963A4">
      <w:pPr>
        <w:keepLines/>
        <w:ind w:left="0" w:right="0"/>
        <w:jc w:val="both"/>
        <w:rPr>
          <w:b/>
          <w:sz w:val="32"/>
          <w:szCs w:val="32"/>
        </w:rPr>
      </w:pPr>
    </w:p>
    <w:p w14:paraId="3D17A0E2" w14:textId="77777777" w:rsidR="001F39EC" w:rsidRDefault="001F39EC" w:rsidP="006963A4">
      <w:pPr>
        <w:keepLines/>
        <w:ind w:left="0" w:right="0"/>
        <w:jc w:val="both"/>
        <w:rPr>
          <w:b/>
          <w:sz w:val="32"/>
          <w:szCs w:val="32"/>
        </w:rPr>
      </w:pPr>
    </w:p>
    <w:p w14:paraId="4E83D145" w14:textId="77777777" w:rsidR="001F39EC" w:rsidRDefault="001F39EC" w:rsidP="006963A4">
      <w:pPr>
        <w:keepLines/>
        <w:ind w:left="0" w:right="0"/>
        <w:jc w:val="both"/>
        <w:rPr>
          <w:b/>
          <w:sz w:val="32"/>
          <w:szCs w:val="32"/>
        </w:rPr>
      </w:pPr>
    </w:p>
    <w:p w14:paraId="320035BC" w14:textId="77777777" w:rsidR="001F39EC" w:rsidRDefault="001F39EC" w:rsidP="006963A4">
      <w:pPr>
        <w:keepLines/>
        <w:ind w:left="0" w:right="0"/>
        <w:jc w:val="both"/>
        <w:rPr>
          <w:b/>
          <w:sz w:val="32"/>
          <w:szCs w:val="32"/>
        </w:rPr>
      </w:pPr>
    </w:p>
    <w:p w14:paraId="4D1A35D4" w14:textId="77777777" w:rsidR="001F39EC" w:rsidRDefault="001F39EC" w:rsidP="006963A4">
      <w:pPr>
        <w:keepLines/>
        <w:ind w:left="0" w:right="0"/>
        <w:jc w:val="both"/>
        <w:rPr>
          <w:b/>
          <w:sz w:val="32"/>
          <w:szCs w:val="32"/>
        </w:rPr>
      </w:pPr>
    </w:p>
    <w:p w14:paraId="435F220F" w14:textId="77777777" w:rsidR="00D63AA6" w:rsidRDefault="00D63AA6" w:rsidP="006963A4">
      <w:pPr>
        <w:keepLines/>
        <w:ind w:left="0" w:right="0"/>
        <w:jc w:val="both"/>
        <w:rPr>
          <w:b/>
          <w:sz w:val="32"/>
          <w:szCs w:val="32"/>
        </w:rPr>
      </w:pPr>
    </w:p>
    <w:p w14:paraId="46095F1D" w14:textId="05BFD9F5" w:rsidR="0002428C" w:rsidRDefault="006963A4" w:rsidP="006963A4">
      <w:pPr>
        <w:keepLines/>
        <w:ind w:left="0" w:right="0"/>
        <w:jc w:val="both"/>
        <w:rPr>
          <w:b/>
          <w:sz w:val="32"/>
          <w:szCs w:val="32"/>
        </w:rPr>
      </w:pPr>
      <w:r>
        <w:rPr>
          <w:b/>
          <w:sz w:val="32"/>
          <w:szCs w:val="32"/>
        </w:rPr>
        <w:lastRenderedPageBreak/>
        <w:t xml:space="preserve">Appendix </w:t>
      </w:r>
      <w:r w:rsidR="00D63AA6">
        <w:rPr>
          <w:b/>
          <w:sz w:val="32"/>
          <w:szCs w:val="32"/>
        </w:rPr>
        <w:t>C</w:t>
      </w:r>
    </w:p>
    <w:p w14:paraId="486D083A" w14:textId="77777777" w:rsidR="0002428C" w:rsidRDefault="0002428C" w:rsidP="006963A4">
      <w:pPr>
        <w:keepLines/>
        <w:ind w:left="0" w:right="0"/>
        <w:jc w:val="both"/>
        <w:rPr>
          <w:b/>
          <w:sz w:val="32"/>
          <w:szCs w:val="32"/>
        </w:rPr>
      </w:pPr>
    </w:p>
    <w:p w14:paraId="7894EB3A" w14:textId="6328303A" w:rsidR="0002428C" w:rsidRDefault="0002428C" w:rsidP="0002428C">
      <w:pPr>
        <w:keepLines/>
        <w:ind w:left="0" w:right="0"/>
        <w:jc w:val="center"/>
        <w:rPr>
          <w:b/>
          <w:sz w:val="32"/>
          <w:szCs w:val="32"/>
        </w:rPr>
      </w:pPr>
      <w:r>
        <w:rPr>
          <w:noProof/>
          <w:sz w:val="24"/>
          <w:szCs w:val="24"/>
        </w:rPr>
        <w:drawing>
          <wp:inline distT="0" distB="0" distL="0" distR="0" wp14:anchorId="20D6F6B6" wp14:editId="632EA68E">
            <wp:extent cx="7446010" cy="4781550"/>
            <wp:effectExtent l="0" t="1270" r="1270" b="127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rot="16200000">
                      <a:off x="0" y="0"/>
                      <a:ext cx="7446010" cy="4781550"/>
                    </a:xfrm>
                    <a:prstGeom prst="rect">
                      <a:avLst/>
                    </a:prstGeom>
                    <a:ln/>
                  </pic:spPr>
                </pic:pic>
              </a:graphicData>
            </a:graphic>
          </wp:inline>
        </w:drawing>
      </w:r>
    </w:p>
    <w:p w14:paraId="7BA4A0FE" w14:textId="77777777" w:rsidR="0002428C" w:rsidRDefault="0002428C" w:rsidP="006963A4">
      <w:pPr>
        <w:keepLines/>
        <w:ind w:left="0" w:right="0"/>
        <w:jc w:val="both"/>
        <w:rPr>
          <w:b/>
          <w:sz w:val="32"/>
          <w:szCs w:val="32"/>
        </w:rPr>
      </w:pPr>
    </w:p>
    <w:p w14:paraId="0EFD6F0A" w14:textId="77777777" w:rsidR="0002428C" w:rsidRDefault="0002428C" w:rsidP="006963A4">
      <w:pPr>
        <w:keepLines/>
        <w:ind w:left="0" w:right="0"/>
        <w:jc w:val="both"/>
        <w:rPr>
          <w:b/>
          <w:sz w:val="32"/>
          <w:szCs w:val="32"/>
        </w:rPr>
      </w:pPr>
    </w:p>
    <w:p w14:paraId="3CC325F2" w14:textId="77777777" w:rsidR="0002428C" w:rsidRDefault="0002428C" w:rsidP="006963A4">
      <w:pPr>
        <w:keepLines/>
        <w:ind w:left="0" w:right="0"/>
        <w:jc w:val="both"/>
        <w:rPr>
          <w:b/>
          <w:sz w:val="32"/>
          <w:szCs w:val="32"/>
        </w:rPr>
      </w:pPr>
    </w:p>
    <w:p w14:paraId="6EF994A4" w14:textId="4BBFB0E8" w:rsidR="001F39EC" w:rsidRDefault="006963A4" w:rsidP="006963A4">
      <w:pPr>
        <w:keepLines/>
        <w:ind w:left="0" w:right="0"/>
        <w:jc w:val="both"/>
        <w:rPr>
          <w:b/>
          <w:sz w:val="32"/>
          <w:szCs w:val="32"/>
        </w:rPr>
      </w:pPr>
      <w:r>
        <w:rPr>
          <w:b/>
          <w:sz w:val="32"/>
          <w:szCs w:val="32"/>
        </w:rPr>
        <w:t xml:space="preserve">Appendix </w:t>
      </w:r>
      <w:r w:rsidR="0002428C">
        <w:rPr>
          <w:b/>
          <w:sz w:val="32"/>
          <w:szCs w:val="32"/>
        </w:rPr>
        <w:t>D</w:t>
      </w:r>
    </w:p>
    <w:p w14:paraId="77C85561" w14:textId="77777777" w:rsidR="001F39EC" w:rsidRDefault="006963A4" w:rsidP="0002428C">
      <w:pPr>
        <w:keepLines/>
        <w:ind w:left="0" w:right="0"/>
        <w:jc w:val="center"/>
        <w:rPr>
          <w:b/>
          <w:sz w:val="32"/>
          <w:szCs w:val="32"/>
        </w:rPr>
      </w:pPr>
      <w:r>
        <w:rPr>
          <w:b/>
          <w:noProof/>
          <w:sz w:val="32"/>
          <w:szCs w:val="32"/>
        </w:rPr>
        <w:drawing>
          <wp:inline distT="114300" distB="114300" distL="114300" distR="114300" wp14:anchorId="6E8E2DAE" wp14:editId="202BB8FE">
            <wp:extent cx="7550715" cy="4406335"/>
            <wp:effectExtent l="0" t="9208" r="3493" b="3492"/>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7"/>
                    <a:srcRect/>
                    <a:stretch>
                      <a:fillRect/>
                    </a:stretch>
                  </pic:blipFill>
                  <pic:spPr>
                    <a:xfrm rot="16200000">
                      <a:off x="0" y="0"/>
                      <a:ext cx="7563972" cy="4414071"/>
                    </a:xfrm>
                    <a:prstGeom prst="rect">
                      <a:avLst/>
                    </a:prstGeom>
                    <a:ln/>
                  </pic:spPr>
                </pic:pic>
              </a:graphicData>
            </a:graphic>
          </wp:inline>
        </w:drawing>
      </w:r>
    </w:p>
    <w:p w14:paraId="5B80698A" w14:textId="77777777" w:rsidR="001F39EC" w:rsidRDefault="001F39EC" w:rsidP="006963A4">
      <w:pPr>
        <w:keepLines/>
        <w:ind w:left="0" w:right="0"/>
        <w:jc w:val="both"/>
        <w:rPr>
          <w:b/>
          <w:sz w:val="32"/>
          <w:szCs w:val="32"/>
        </w:rPr>
      </w:pPr>
    </w:p>
    <w:p w14:paraId="685DC459" w14:textId="59F3C12D" w:rsidR="001F39EC" w:rsidRDefault="006963A4" w:rsidP="006963A4">
      <w:pPr>
        <w:keepLines/>
        <w:ind w:left="0" w:right="0"/>
        <w:jc w:val="both"/>
        <w:rPr>
          <w:b/>
          <w:sz w:val="32"/>
          <w:szCs w:val="32"/>
        </w:rPr>
      </w:pPr>
      <w:r>
        <w:rPr>
          <w:b/>
          <w:sz w:val="32"/>
          <w:szCs w:val="32"/>
        </w:rPr>
        <w:lastRenderedPageBreak/>
        <w:t xml:space="preserve">Appendix </w:t>
      </w:r>
      <w:r w:rsidR="0002428C">
        <w:rPr>
          <w:b/>
          <w:sz w:val="32"/>
          <w:szCs w:val="32"/>
        </w:rPr>
        <w:t>E</w:t>
      </w:r>
    </w:p>
    <w:p w14:paraId="704275C7" w14:textId="77777777" w:rsidR="001F39EC" w:rsidRDefault="001F39EC" w:rsidP="006963A4">
      <w:pPr>
        <w:keepLines/>
        <w:ind w:left="0" w:right="0"/>
        <w:jc w:val="both"/>
        <w:rPr>
          <w:b/>
          <w:sz w:val="32"/>
          <w:szCs w:val="32"/>
        </w:rPr>
      </w:pPr>
    </w:p>
    <w:p w14:paraId="40AD3F44" w14:textId="77777777" w:rsidR="001F39EC" w:rsidRDefault="006963A4" w:rsidP="006963A4">
      <w:pPr>
        <w:keepLines/>
        <w:ind w:left="0" w:right="0"/>
        <w:jc w:val="both"/>
        <w:rPr>
          <w:b/>
          <w:sz w:val="32"/>
          <w:szCs w:val="32"/>
        </w:rPr>
      </w:pPr>
      <w:r>
        <w:rPr>
          <w:b/>
          <w:noProof/>
          <w:sz w:val="32"/>
          <w:szCs w:val="32"/>
        </w:rPr>
        <w:drawing>
          <wp:inline distT="114300" distB="114300" distL="114300" distR="114300" wp14:anchorId="1C097B1F" wp14:editId="32C50F28">
            <wp:extent cx="6273088" cy="6074092"/>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6273088" cy="6074092"/>
                    </a:xfrm>
                    <a:prstGeom prst="rect">
                      <a:avLst/>
                    </a:prstGeom>
                    <a:ln/>
                  </pic:spPr>
                </pic:pic>
              </a:graphicData>
            </a:graphic>
          </wp:inline>
        </w:drawing>
      </w:r>
    </w:p>
    <w:sectPr w:rsidR="001F39EC">
      <w:pgSz w:w="12240" w:h="15840"/>
      <w:pgMar w:top="1152" w:right="1152" w:bottom="1152" w:left="1152" w:header="634" w:footer="432"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aj Patel" w:date="2019-11-18T08:05:00Z" w:initials="">
    <w:p w14:paraId="1DE266BF" w14:textId="77777777" w:rsidR="006963A4" w:rsidRDefault="006963A4">
      <w:pPr>
        <w:widowControl w:val="0"/>
        <w:pBdr>
          <w:top w:val="nil"/>
          <w:left w:val="nil"/>
          <w:bottom w:val="nil"/>
          <w:right w:val="nil"/>
          <w:between w:val="nil"/>
        </w:pBdr>
        <w:ind w:left="0" w:right="0"/>
        <w:rPr>
          <w:rFonts w:ascii="Arial" w:eastAsia="Arial" w:hAnsi="Arial" w:cs="Arial"/>
          <w:color w:val="000000"/>
          <w:sz w:val="22"/>
          <w:szCs w:val="22"/>
        </w:rPr>
      </w:pPr>
      <w:r>
        <w:rPr>
          <w:rFonts w:ascii="Arial" w:eastAsia="Arial" w:hAnsi="Arial" w:cs="Arial"/>
          <w:color w:val="000000"/>
          <w:sz w:val="22"/>
          <w:szCs w:val="22"/>
        </w:rPr>
        <w:t>Add page numbers</w:t>
      </w:r>
    </w:p>
  </w:comment>
  <w:comment w:id="3" w:author="Raj Patel" w:date="2019-11-17T23:36:00Z" w:initials="">
    <w:p w14:paraId="2B490D8F" w14:textId="77777777" w:rsidR="006963A4" w:rsidRDefault="006963A4">
      <w:pPr>
        <w:widowControl w:val="0"/>
        <w:pBdr>
          <w:top w:val="nil"/>
          <w:left w:val="nil"/>
          <w:bottom w:val="nil"/>
          <w:right w:val="nil"/>
          <w:between w:val="nil"/>
        </w:pBdr>
        <w:ind w:left="0" w:right="0"/>
        <w:rPr>
          <w:rFonts w:ascii="Arial" w:eastAsia="Arial" w:hAnsi="Arial" w:cs="Arial"/>
          <w:color w:val="000000"/>
          <w:sz w:val="22"/>
          <w:szCs w:val="22"/>
        </w:rPr>
      </w:pPr>
      <w:r>
        <w:rPr>
          <w:rFonts w:ascii="Arial" w:eastAsia="Arial" w:hAnsi="Arial" w:cs="Arial"/>
          <w:color w:val="000000"/>
          <w:sz w:val="22"/>
          <w:szCs w:val="22"/>
        </w:rPr>
        <w:t>In Process of Review</w:t>
      </w:r>
    </w:p>
  </w:comment>
  <w:comment w:id="4" w:author="Raj Patel" w:date="2019-11-18T00:17:00Z" w:initials="">
    <w:p w14:paraId="2C99FBD8" w14:textId="77777777" w:rsidR="006963A4" w:rsidRDefault="006963A4">
      <w:pPr>
        <w:widowControl w:val="0"/>
        <w:pBdr>
          <w:top w:val="nil"/>
          <w:left w:val="nil"/>
          <w:bottom w:val="nil"/>
          <w:right w:val="nil"/>
          <w:between w:val="nil"/>
        </w:pBdr>
        <w:ind w:left="0" w:right="0"/>
        <w:rPr>
          <w:rFonts w:ascii="Arial" w:eastAsia="Arial" w:hAnsi="Arial" w:cs="Arial"/>
          <w:color w:val="000000"/>
          <w:sz w:val="22"/>
          <w:szCs w:val="22"/>
        </w:rPr>
      </w:pPr>
      <w:r>
        <w:rPr>
          <w:rFonts w:ascii="Arial" w:eastAsia="Arial" w:hAnsi="Arial" w:cs="Arial"/>
          <w:color w:val="000000"/>
          <w:sz w:val="22"/>
          <w:szCs w:val="22"/>
        </w:rPr>
        <w:t>Has been read, address comments</w:t>
      </w:r>
    </w:p>
  </w:comment>
  <w:comment w:id="22" w:author="Michael Knudson" w:date="2019-11-18T23:17:00Z" w:initials="">
    <w:p w14:paraId="07ADCDF0" w14:textId="77777777" w:rsidR="00FE2857" w:rsidRDefault="00FE2857" w:rsidP="00FE2857">
      <w:pPr>
        <w:widowControl w:val="0"/>
        <w:pBdr>
          <w:top w:val="nil"/>
          <w:left w:val="nil"/>
          <w:bottom w:val="nil"/>
          <w:right w:val="nil"/>
          <w:between w:val="nil"/>
        </w:pBdr>
        <w:ind w:left="0" w:right="0"/>
        <w:rPr>
          <w:rFonts w:ascii="Arial" w:eastAsia="Arial" w:hAnsi="Arial" w:cs="Arial"/>
          <w:color w:val="000000"/>
          <w:sz w:val="22"/>
          <w:szCs w:val="22"/>
        </w:rPr>
      </w:pPr>
      <w:r>
        <w:rPr>
          <w:rFonts w:ascii="Arial" w:eastAsia="Arial" w:hAnsi="Arial" w:cs="Arial"/>
          <w:color w:val="000000"/>
          <w:sz w:val="22"/>
          <w:szCs w:val="22"/>
        </w:rPr>
        <w:t>Shouldn't there also be a max range?</w:t>
      </w:r>
    </w:p>
  </w:comment>
  <w:comment w:id="23" w:author="Madison Hester" w:date="2019-11-18T23:36:00Z" w:initials="">
    <w:p w14:paraId="31C227C9" w14:textId="77777777" w:rsidR="00FE2857" w:rsidRDefault="00FE2857" w:rsidP="00FE2857">
      <w:pPr>
        <w:widowControl w:val="0"/>
        <w:pBdr>
          <w:top w:val="nil"/>
          <w:left w:val="nil"/>
          <w:bottom w:val="nil"/>
          <w:right w:val="nil"/>
          <w:between w:val="nil"/>
        </w:pBdr>
        <w:ind w:left="0" w:right="0"/>
        <w:rPr>
          <w:rFonts w:ascii="Arial" w:eastAsia="Arial" w:hAnsi="Arial" w:cs="Arial"/>
          <w:color w:val="000000"/>
          <w:sz w:val="22"/>
          <w:szCs w:val="22"/>
        </w:rPr>
      </w:pPr>
      <w:r>
        <w:rPr>
          <w:rFonts w:ascii="Arial" w:eastAsia="Arial" w:hAnsi="Arial" w:cs="Arial"/>
          <w:color w:val="000000"/>
          <w:sz w:val="22"/>
          <w:szCs w:val="22"/>
        </w:rPr>
        <w:t>No because these are our specifications not just the specifications of the chip. We don't care how far the sensor can read as long as it'll read above 1.3 meters.</w:t>
      </w:r>
    </w:p>
  </w:comment>
  <w:comment w:id="29" w:author="Michael Knudson" w:date="2019-11-18T23:39:00Z" w:initials="">
    <w:p w14:paraId="4C2E390C" w14:textId="77777777" w:rsidR="00D63AA6" w:rsidRDefault="00D63AA6" w:rsidP="00D63AA6">
      <w:pPr>
        <w:widowControl w:val="0"/>
        <w:pBdr>
          <w:top w:val="nil"/>
          <w:left w:val="nil"/>
          <w:bottom w:val="nil"/>
          <w:right w:val="nil"/>
          <w:between w:val="nil"/>
        </w:pBdr>
        <w:ind w:left="0" w:right="0"/>
        <w:rPr>
          <w:rFonts w:ascii="Arial" w:eastAsia="Arial" w:hAnsi="Arial" w:cs="Arial"/>
          <w:color w:val="000000"/>
          <w:sz w:val="22"/>
          <w:szCs w:val="22"/>
        </w:rPr>
      </w:pPr>
      <w:r>
        <w:rPr>
          <w:rFonts w:ascii="Arial" w:eastAsia="Arial" w:hAnsi="Arial" w:cs="Arial"/>
          <w:color w:val="000000"/>
          <w:sz w:val="22"/>
          <w:szCs w:val="22"/>
        </w:rPr>
        <w:t>maybe? if so, change all instances</w:t>
      </w:r>
    </w:p>
  </w:comment>
  <w:comment w:id="32" w:author="Michael Knudson" w:date="2019-11-18T23:42:00Z" w:initials="">
    <w:p w14:paraId="244F526F" w14:textId="77777777" w:rsidR="00D63AA6" w:rsidRDefault="00D63AA6" w:rsidP="00D63AA6">
      <w:pPr>
        <w:widowControl w:val="0"/>
        <w:pBdr>
          <w:top w:val="nil"/>
          <w:left w:val="nil"/>
          <w:bottom w:val="nil"/>
          <w:right w:val="nil"/>
          <w:between w:val="nil"/>
        </w:pBdr>
        <w:ind w:left="0" w:right="0"/>
        <w:rPr>
          <w:rFonts w:ascii="Arial" w:eastAsia="Arial" w:hAnsi="Arial" w:cs="Arial"/>
          <w:color w:val="000000"/>
          <w:sz w:val="22"/>
          <w:szCs w:val="22"/>
        </w:rPr>
      </w:pPr>
      <w:r>
        <w:rPr>
          <w:rFonts w:ascii="Arial" w:eastAsia="Arial" w:hAnsi="Arial" w:cs="Arial"/>
          <w:color w:val="000000"/>
          <w:sz w:val="22"/>
          <w:szCs w:val="22"/>
        </w:rPr>
        <w:t>not what an SDK is</w:t>
      </w:r>
    </w:p>
  </w:comment>
  <w:comment w:id="48" w:author="Andrew Trimper" w:date="2019-11-18T03:05:00Z" w:initials="">
    <w:p w14:paraId="121A3455" w14:textId="77777777" w:rsidR="00D63AA6" w:rsidRDefault="00D63AA6" w:rsidP="00D63AA6">
      <w:pPr>
        <w:widowControl w:val="0"/>
        <w:pBdr>
          <w:top w:val="nil"/>
          <w:left w:val="nil"/>
          <w:bottom w:val="nil"/>
          <w:right w:val="nil"/>
          <w:between w:val="nil"/>
        </w:pBdr>
        <w:ind w:left="0" w:right="0"/>
        <w:rPr>
          <w:rFonts w:ascii="Arial" w:eastAsia="Arial" w:hAnsi="Arial" w:cs="Arial"/>
          <w:color w:val="000000"/>
          <w:sz w:val="22"/>
          <w:szCs w:val="22"/>
        </w:rPr>
      </w:pPr>
      <w:r>
        <w:rPr>
          <w:rFonts w:ascii="Arial" w:eastAsia="Arial" w:hAnsi="Arial" w:cs="Arial"/>
          <w:color w:val="000000"/>
          <w:sz w:val="22"/>
          <w:szCs w:val="22"/>
        </w:rPr>
        <w:t>This should be explaining specifications derived from industry standards. Example: "The solution will map parking meters to locations based on the Standard Positioning Service standards"</w:t>
      </w:r>
    </w:p>
  </w:comment>
  <w:comment w:id="52" w:author="Michael Knudson" w:date="2019-11-19T00:00:00Z" w:initials="">
    <w:p w14:paraId="19434928" w14:textId="77777777" w:rsidR="006963A4" w:rsidRDefault="006963A4">
      <w:pPr>
        <w:widowControl w:val="0"/>
        <w:pBdr>
          <w:top w:val="nil"/>
          <w:left w:val="nil"/>
          <w:bottom w:val="nil"/>
          <w:right w:val="nil"/>
          <w:between w:val="nil"/>
        </w:pBdr>
        <w:ind w:left="0" w:right="0"/>
        <w:rPr>
          <w:rFonts w:ascii="Arial" w:eastAsia="Arial" w:hAnsi="Arial" w:cs="Arial"/>
          <w:color w:val="000000"/>
          <w:sz w:val="22"/>
          <w:szCs w:val="22"/>
        </w:rPr>
      </w:pPr>
      <w:r>
        <w:rPr>
          <w:rFonts w:ascii="Arial" w:eastAsia="Arial" w:hAnsi="Arial" w:cs="Arial"/>
          <w:color w:val="000000"/>
          <w:sz w:val="22"/>
          <w:szCs w:val="22"/>
        </w:rPr>
        <w:t>Formatting thing - this section is justified. Should they all be justified?</w:t>
      </w:r>
    </w:p>
  </w:comment>
  <w:comment w:id="56" w:author="Michael Knudson" w:date="2019-11-18T19:02:00Z" w:initials="">
    <w:p w14:paraId="3C52CCFE" w14:textId="77777777" w:rsidR="006963A4" w:rsidRDefault="006963A4">
      <w:pPr>
        <w:widowControl w:val="0"/>
        <w:pBdr>
          <w:top w:val="nil"/>
          <w:left w:val="nil"/>
          <w:bottom w:val="nil"/>
          <w:right w:val="nil"/>
          <w:between w:val="nil"/>
        </w:pBdr>
        <w:ind w:left="0" w:right="0"/>
        <w:rPr>
          <w:rFonts w:ascii="Arial" w:eastAsia="Arial" w:hAnsi="Arial" w:cs="Arial"/>
          <w:color w:val="000000"/>
          <w:sz w:val="22"/>
          <w:szCs w:val="22"/>
        </w:rPr>
      </w:pPr>
      <w:r>
        <w:rPr>
          <w:rFonts w:ascii="Arial" w:eastAsia="Arial" w:hAnsi="Arial" w:cs="Arial"/>
          <w:color w:val="000000"/>
          <w:sz w:val="22"/>
          <w:szCs w:val="22"/>
        </w:rPr>
        <w:t xml:space="preserve">Should we talk about software maintenance cost? Like, </w:t>
      </w:r>
      <w:proofErr w:type="spellStart"/>
      <w:r>
        <w:rPr>
          <w:rFonts w:ascii="Arial" w:eastAsia="Arial" w:hAnsi="Arial" w:cs="Arial"/>
          <w:color w:val="000000"/>
          <w:sz w:val="22"/>
          <w:szCs w:val="22"/>
        </w:rPr>
        <w:t>hrs</w:t>
      </w:r>
      <w:proofErr w:type="spellEnd"/>
      <w:r>
        <w:rPr>
          <w:rFonts w:ascii="Arial" w:eastAsia="Arial" w:hAnsi="Arial" w:cs="Arial"/>
          <w:color w:val="000000"/>
          <w:sz w:val="22"/>
          <w:szCs w:val="22"/>
        </w:rPr>
        <w:t>/</w:t>
      </w:r>
      <w:proofErr w:type="spellStart"/>
      <w:r>
        <w:rPr>
          <w:rFonts w:ascii="Arial" w:eastAsia="Arial" w:hAnsi="Arial" w:cs="Arial"/>
          <w:color w:val="000000"/>
          <w:sz w:val="22"/>
          <w:szCs w:val="22"/>
        </w:rPr>
        <w:t>yr</w:t>
      </w:r>
      <w:proofErr w:type="spellEnd"/>
      <w:r>
        <w:rPr>
          <w:rFonts w:ascii="Arial" w:eastAsia="Arial" w:hAnsi="Arial" w:cs="Arial"/>
          <w:color w:val="000000"/>
          <w:sz w:val="22"/>
          <w:szCs w:val="22"/>
        </w:rPr>
        <w:t xml:space="preserve"> of maintenance needed for app multiplied by $/</w:t>
      </w:r>
      <w:proofErr w:type="spellStart"/>
      <w:r>
        <w:rPr>
          <w:rFonts w:ascii="Arial" w:eastAsia="Arial" w:hAnsi="Arial" w:cs="Arial"/>
          <w:color w:val="000000"/>
          <w:sz w:val="22"/>
          <w:szCs w:val="22"/>
        </w:rPr>
        <w:t>hr</w:t>
      </w:r>
      <w:proofErr w:type="spellEnd"/>
      <w:r>
        <w:rPr>
          <w:rFonts w:ascii="Arial" w:eastAsia="Arial" w:hAnsi="Arial" w:cs="Arial"/>
          <w:color w:val="000000"/>
          <w:sz w:val="22"/>
          <w:szCs w:val="22"/>
        </w:rPr>
        <w:t xml:space="preserve"> of professional software engineer salary?</w:t>
      </w:r>
    </w:p>
  </w:comment>
  <w:comment w:id="60" w:author="Michael Knudson" w:date="2019-11-19T00:17:00Z" w:initials="">
    <w:p w14:paraId="4F8EF0C2" w14:textId="77777777" w:rsidR="006963A4" w:rsidRDefault="006963A4">
      <w:pPr>
        <w:widowControl w:val="0"/>
        <w:pBdr>
          <w:top w:val="nil"/>
          <w:left w:val="nil"/>
          <w:bottom w:val="nil"/>
          <w:right w:val="nil"/>
          <w:between w:val="nil"/>
        </w:pBdr>
        <w:ind w:left="0" w:right="0"/>
        <w:rPr>
          <w:rFonts w:ascii="Arial" w:eastAsia="Arial" w:hAnsi="Arial" w:cs="Arial"/>
          <w:color w:val="000000"/>
          <w:sz w:val="22"/>
          <w:szCs w:val="22"/>
        </w:rPr>
      </w:pPr>
      <w:r>
        <w:rPr>
          <w:rFonts w:ascii="Arial" w:eastAsia="Arial" w:hAnsi="Arial" w:cs="Arial"/>
          <w:color w:val="000000"/>
          <w:sz w:val="22"/>
          <w:szCs w:val="22"/>
        </w:rPr>
        <w:t>Maybe replace first names with last names to sound more formal e.g. 'Chopra and Heard will ensure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E266BF" w15:done="1"/>
  <w15:commentEx w15:paraId="2B490D8F" w15:done="0"/>
  <w15:commentEx w15:paraId="2C99FBD8" w15:done="0"/>
  <w15:commentEx w15:paraId="07ADCDF0" w15:done="0"/>
  <w15:commentEx w15:paraId="31C227C9" w15:done="0"/>
  <w15:commentEx w15:paraId="4C2E390C" w15:done="0"/>
  <w15:commentEx w15:paraId="244F526F" w15:done="0"/>
  <w15:commentEx w15:paraId="121A3455" w15:done="0"/>
  <w15:commentEx w15:paraId="19434928" w15:done="0"/>
  <w15:commentEx w15:paraId="3C52CCFE" w15:done="0"/>
  <w15:commentEx w15:paraId="4F8EF0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E266BF" w16cid:durableId="217D8C95"/>
  <w16cid:commentId w16cid:paraId="2B490D8F" w16cid:durableId="217D8C9A"/>
  <w16cid:commentId w16cid:paraId="2C99FBD8" w16cid:durableId="217D8C9B"/>
  <w16cid:commentId w16cid:paraId="07ADCDF0" w16cid:durableId="217D8CA0"/>
  <w16cid:commentId w16cid:paraId="31C227C9" w16cid:durableId="217D8CA1"/>
  <w16cid:commentId w16cid:paraId="4C2E390C" w16cid:durableId="217D8CA2"/>
  <w16cid:commentId w16cid:paraId="244F526F" w16cid:durableId="217D8CA3"/>
  <w16cid:commentId w16cid:paraId="121A3455" w16cid:durableId="217D8CA4"/>
  <w16cid:commentId w16cid:paraId="19434928" w16cid:durableId="217D8CA5"/>
  <w16cid:commentId w16cid:paraId="3C52CCFE" w16cid:durableId="217D8CAA"/>
  <w16cid:commentId w16cid:paraId="4F8EF0C2" w16cid:durableId="217D8C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40E574" w14:textId="77777777" w:rsidR="00B979F1" w:rsidRDefault="00B979F1">
      <w:r>
        <w:separator/>
      </w:r>
    </w:p>
  </w:endnote>
  <w:endnote w:type="continuationSeparator" w:id="0">
    <w:p w14:paraId="149800F5" w14:textId="77777777" w:rsidR="00B979F1" w:rsidRDefault="00B9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D0F65" w14:textId="77777777" w:rsidR="006963A4" w:rsidRDefault="006963A4">
    <w:pPr>
      <w:pBdr>
        <w:top w:val="nil"/>
        <w:left w:val="nil"/>
        <w:bottom w:val="nil"/>
        <w:right w:val="nil"/>
        <w:between w:val="nil"/>
      </w:pBdr>
      <w:tabs>
        <w:tab w:val="center" w:pos="4320"/>
        <w:tab w:val="right" w:pos="8640"/>
      </w:tabs>
      <w:ind w:hanging="840"/>
      <w:jc w:val="right"/>
      <w:rPr>
        <w:color w:val="000000"/>
      </w:rPr>
    </w:pPr>
    <w:r>
      <w:rPr>
        <w:color w:val="000000"/>
      </w:rPr>
      <w:fldChar w:fldCharType="begin"/>
    </w:r>
    <w:r>
      <w:rPr>
        <w:color w:val="000000"/>
      </w:rPr>
      <w:instrText>PAGE</w:instrText>
    </w:r>
    <w:r>
      <w:rPr>
        <w:color w:val="000000"/>
      </w:rPr>
      <w:fldChar w:fldCharType="end"/>
    </w:r>
  </w:p>
  <w:p w14:paraId="11B46A4A" w14:textId="77777777" w:rsidR="006963A4" w:rsidRDefault="006963A4">
    <w:pPr>
      <w:pBdr>
        <w:top w:val="nil"/>
        <w:left w:val="nil"/>
        <w:bottom w:val="nil"/>
        <w:right w:val="nil"/>
        <w:between w:val="nil"/>
      </w:pBdr>
      <w:tabs>
        <w:tab w:val="center" w:pos="4320"/>
        <w:tab w:val="right" w:pos="8640"/>
      </w:tabs>
      <w:ind w:right="360" w:hanging="84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E924F" w14:textId="77777777" w:rsidR="006963A4" w:rsidRDefault="006963A4">
    <w:pPr>
      <w:pBdr>
        <w:top w:val="nil"/>
        <w:left w:val="nil"/>
        <w:bottom w:val="nil"/>
        <w:right w:val="nil"/>
        <w:between w:val="nil"/>
      </w:pBdr>
      <w:tabs>
        <w:tab w:val="center" w:pos="4320"/>
        <w:tab w:val="right" w:pos="8640"/>
      </w:tabs>
      <w:ind w:hanging="840"/>
      <w:jc w:val="right"/>
    </w:pPr>
  </w:p>
  <w:p w14:paraId="0C0FBB11" w14:textId="77777777" w:rsidR="006963A4" w:rsidRDefault="006963A4">
    <w:pPr>
      <w:pBdr>
        <w:top w:val="nil"/>
        <w:left w:val="nil"/>
        <w:bottom w:val="nil"/>
        <w:right w:val="nil"/>
        <w:between w:val="nil"/>
      </w:pBdr>
      <w:tabs>
        <w:tab w:val="center" w:pos="4320"/>
        <w:tab w:val="right" w:pos="8640"/>
      </w:tabs>
      <w:ind w:hanging="840"/>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528830E6" w14:textId="77777777" w:rsidR="006963A4" w:rsidRDefault="006963A4">
    <w:pPr>
      <w:pBdr>
        <w:top w:val="nil"/>
        <w:left w:val="nil"/>
        <w:bottom w:val="nil"/>
        <w:right w:val="nil"/>
        <w:between w:val="nil"/>
      </w:pBdr>
      <w:tabs>
        <w:tab w:val="center" w:pos="4320"/>
        <w:tab w:val="right" w:pos="8640"/>
      </w:tabs>
      <w:ind w:left="0" w:right="360" w:hanging="840"/>
    </w:pPr>
    <w:r>
      <w:t>Meterrific</w:t>
    </w:r>
  </w:p>
  <w:p w14:paraId="4DC8CA76" w14:textId="77777777" w:rsidR="006963A4" w:rsidRDefault="006963A4">
    <w:pPr>
      <w:pBdr>
        <w:top w:val="nil"/>
        <w:left w:val="nil"/>
        <w:bottom w:val="nil"/>
        <w:right w:val="nil"/>
        <w:between w:val="nil"/>
      </w:pBdr>
      <w:tabs>
        <w:tab w:val="center" w:pos="4320"/>
        <w:tab w:val="right" w:pos="8640"/>
      </w:tabs>
      <w:ind w:left="0" w:right="360" w:hanging="8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FEDD2" w14:textId="77777777" w:rsidR="006963A4" w:rsidRDefault="006963A4">
    <w:pPr>
      <w:pBdr>
        <w:top w:val="nil"/>
        <w:left w:val="nil"/>
        <w:bottom w:val="nil"/>
        <w:right w:val="nil"/>
        <w:between w:val="nil"/>
      </w:pBdr>
      <w:tabs>
        <w:tab w:val="left" w:pos="2636"/>
      </w:tabs>
      <w:ind w:hanging="840"/>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0B828" w14:textId="77777777" w:rsidR="00B979F1" w:rsidRDefault="00B979F1">
      <w:r>
        <w:separator/>
      </w:r>
    </w:p>
  </w:footnote>
  <w:footnote w:type="continuationSeparator" w:id="0">
    <w:p w14:paraId="442BFE2F" w14:textId="77777777" w:rsidR="00B979F1" w:rsidRDefault="00B979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83CFA" w14:textId="77777777" w:rsidR="006963A4" w:rsidRDefault="006963A4">
    <w:pPr>
      <w:pBdr>
        <w:top w:val="nil"/>
        <w:left w:val="nil"/>
        <w:bottom w:val="nil"/>
        <w:right w:val="nil"/>
        <w:between w:val="nil"/>
      </w:pBdr>
      <w:tabs>
        <w:tab w:val="center" w:pos="4320"/>
        <w:tab w:val="right" w:pos="8640"/>
      </w:tabs>
      <w:ind w:left="0"/>
      <w:jc w:val="right"/>
      <w:rPr>
        <w:color w:val="000000"/>
      </w:rPr>
    </w:pPr>
    <w:r>
      <w:rPr>
        <w:i/>
        <w:color w:val="000000"/>
      </w:rPr>
      <w:fldChar w:fldCharType="begin"/>
    </w:r>
    <w:r>
      <w:rPr>
        <w:i/>
        <w:color w:val="000000"/>
      </w:rPr>
      <w:instrText>PAGE</w:instrText>
    </w:r>
    <w:r>
      <w:rPr>
        <w:i/>
        <w:color w:val="000000"/>
      </w:rPr>
      <w:fldChar w:fldCharType="end"/>
    </w:r>
  </w:p>
  <w:p w14:paraId="17B84520" w14:textId="77777777" w:rsidR="006963A4" w:rsidRDefault="006963A4">
    <w:pPr>
      <w:pBdr>
        <w:top w:val="nil"/>
        <w:left w:val="nil"/>
        <w:bottom w:val="nil"/>
        <w:right w:val="nil"/>
        <w:between w:val="nil"/>
      </w:pBdr>
      <w:tabs>
        <w:tab w:val="center" w:pos="4320"/>
        <w:tab w:val="right" w:pos="8640"/>
      </w:tabs>
      <w:ind w:left="0" w:right="360"/>
      <w:rPr>
        <w: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F02F3" w14:textId="77777777" w:rsidR="006963A4" w:rsidRDefault="006963A4">
    <w:pPr>
      <w:pBdr>
        <w:top w:val="nil"/>
        <w:left w:val="nil"/>
        <w:bottom w:val="nil"/>
        <w:right w:val="nil"/>
        <w:between w:val="nil"/>
      </w:pBdr>
      <w:tabs>
        <w:tab w:val="center" w:pos="4320"/>
        <w:tab w:val="right" w:pos="8640"/>
      </w:tabs>
      <w:ind w:left="1800"/>
      <w:jc w:val="both"/>
      <w:rPr>
        <w:color w:val="000000"/>
        <w:sz w:val="18"/>
        <w:szCs w:val="18"/>
      </w:rPr>
    </w:pPr>
  </w:p>
  <w:p w14:paraId="6380D31B" w14:textId="77777777" w:rsidR="006963A4" w:rsidRDefault="006963A4">
    <w:pPr>
      <w:pBdr>
        <w:top w:val="nil"/>
        <w:left w:val="nil"/>
        <w:bottom w:val="nil"/>
        <w:right w:val="nil"/>
        <w:between w:val="nil"/>
      </w:pBdr>
      <w:tabs>
        <w:tab w:val="center" w:pos="4320"/>
        <w:tab w:val="right" w:pos="8640"/>
      </w:tabs>
      <w:ind w:left="1800"/>
      <w:jc w:val="both"/>
      <w:rPr>
        <w:color w:val="000000"/>
        <w:sz w:val="18"/>
        <w:szCs w:val="18"/>
      </w:rPr>
    </w:pPr>
  </w:p>
  <w:p w14:paraId="602FA0CE" w14:textId="77777777" w:rsidR="006963A4" w:rsidRDefault="006963A4">
    <w:pPr>
      <w:pBdr>
        <w:top w:val="nil"/>
        <w:left w:val="nil"/>
        <w:bottom w:val="nil"/>
        <w:right w:val="nil"/>
        <w:between w:val="nil"/>
      </w:pBdr>
      <w:tabs>
        <w:tab w:val="center" w:pos="4320"/>
        <w:tab w:val="right" w:pos="8640"/>
      </w:tabs>
      <w:ind w:left="1800"/>
      <w:jc w:val="both"/>
      <w:rPr>
        <w:color w:val="000000"/>
        <w:sz w:val="18"/>
        <w:szCs w:val="18"/>
      </w:rPr>
    </w:pPr>
  </w:p>
  <w:p w14:paraId="1E38E231" w14:textId="77777777" w:rsidR="006963A4" w:rsidRDefault="006963A4">
    <w:pPr>
      <w:pBdr>
        <w:top w:val="nil"/>
        <w:left w:val="nil"/>
        <w:bottom w:val="nil"/>
        <w:right w:val="nil"/>
        <w:between w:val="nil"/>
      </w:pBdr>
      <w:tabs>
        <w:tab w:val="center" w:pos="4320"/>
        <w:tab w:val="right" w:pos="8640"/>
      </w:tabs>
      <w:ind w:left="1800"/>
      <w:jc w:val="both"/>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62A"/>
    <w:multiLevelType w:val="multilevel"/>
    <w:tmpl w:val="F20A02AA"/>
    <w:lvl w:ilvl="0">
      <w:start w:val="1"/>
      <w:numFmt w:val="decimal"/>
      <w:lvlText w:val="%1."/>
      <w:lvlJc w:val="left"/>
      <w:pPr>
        <w:ind w:left="360" w:hanging="360"/>
      </w:pPr>
      <w:rPr>
        <w:rFonts w:ascii="Times New Roman" w:eastAsia="Times New Roman" w:hAnsi="Times New Roman" w:cs="Times New Roman"/>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B6A1C46"/>
    <w:multiLevelType w:val="multilevel"/>
    <w:tmpl w:val="AEE28AB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C064603"/>
    <w:multiLevelType w:val="multilevel"/>
    <w:tmpl w:val="656A252C"/>
    <w:lvl w:ilvl="0">
      <w:start w:val="7"/>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15:restartNumberingAfterBreak="0">
    <w:nsid w:val="1EEA26FD"/>
    <w:multiLevelType w:val="multilevel"/>
    <w:tmpl w:val="F86AC0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AE12A9"/>
    <w:multiLevelType w:val="multilevel"/>
    <w:tmpl w:val="1E2CC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B454E8"/>
    <w:multiLevelType w:val="multilevel"/>
    <w:tmpl w:val="FDE60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2D3805"/>
    <w:multiLevelType w:val="multilevel"/>
    <w:tmpl w:val="0409001F"/>
    <w:lvl w:ilvl="0">
      <w:start w:val="1"/>
      <w:numFmt w:val="decimal"/>
      <w:lvlText w:val="%1."/>
      <w:lvlJc w:val="left"/>
      <w:pPr>
        <w:ind w:left="360" w:hanging="360"/>
      </w:pPr>
      <w:rPr>
        <w:b/>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59B6119"/>
    <w:multiLevelType w:val="multilevel"/>
    <w:tmpl w:val="A080EC04"/>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8" w15:restartNumberingAfterBreak="0">
    <w:nsid w:val="560F41F8"/>
    <w:multiLevelType w:val="multilevel"/>
    <w:tmpl w:val="0132471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562753B1"/>
    <w:multiLevelType w:val="multilevel"/>
    <w:tmpl w:val="DE7A7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F45250B"/>
    <w:multiLevelType w:val="multilevel"/>
    <w:tmpl w:val="7AEC4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0A287D"/>
    <w:multiLevelType w:val="multilevel"/>
    <w:tmpl w:val="FA66B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31079B"/>
    <w:multiLevelType w:val="multilevel"/>
    <w:tmpl w:val="D3C0FC50"/>
    <w:lvl w:ilvl="0">
      <w:start w:val="3"/>
      <w:numFmt w:val="decimal"/>
      <w:lvlText w:val="%1."/>
      <w:lvlJc w:val="left"/>
      <w:pPr>
        <w:ind w:left="720" w:hanging="720"/>
      </w:pPr>
    </w:lvl>
    <w:lvl w:ilvl="1">
      <w:start w:val="1"/>
      <w:numFmt w:val="lowerLetter"/>
      <w:lvlText w:val="%1.%2"/>
      <w:lvlJc w:val="left"/>
      <w:pPr>
        <w:ind w:left="720" w:hanging="720"/>
      </w:pPr>
      <w:rPr>
        <w:u w:val="none"/>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800" w:hanging="1800"/>
      </w:pPr>
      <w:rPr>
        <w:u w:val="none"/>
      </w:rPr>
    </w:lvl>
  </w:abstractNum>
  <w:abstractNum w:abstractNumId="13" w15:restartNumberingAfterBreak="0">
    <w:nsid w:val="794A4C57"/>
    <w:multiLevelType w:val="multilevel"/>
    <w:tmpl w:val="E36AD4AE"/>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7B715F97"/>
    <w:multiLevelType w:val="multilevel"/>
    <w:tmpl w:val="DF4C0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3"/>
  </w:num>
  <w:num w:numId="3">
    <w:abstractNumId w:val="0"/>
  </w:num>
  <w:num w:numId="4">
    <w:abstractNumId w:val="7"/>
  </w:num>
  <w:num w:numId="5">
    <w:abstractNumId w:val="12"/>
  </w:num>
  <w:num w:numId="6">
    <w:abstractNumId w:val="2"/>
  </w:num>
  <w:num w:numId="7">
    <w:abstractNumId w:val="5"/>
  </w:num>
  <w:num w:numId="8">
    <w:abstractNumId w:val="11"/>
  </w:num>
  <w:num w:numId="9">
    <w:abstractNumId w:val="9"/>
  </w:num>
  <w:num w:numId="10">
    <w:abstractNumId w:val="13"/>
  </w:num>
  <w:num w:numId="11">
    <w:abstractNumId w:val="8"/>
  </w:num>
  <w:num w:numId="12">
    <w:abstractNumId w:val="1"/>
  </w:num>
  <w:num w:numId="13">
    <w:abstractNumId w:val="14"/>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9EC"/>
    <w:rsid w:val="0002428C"/>
    <w:rsid w:val="00096E39"/>
    <w:rsid w:val="001748C0"/>
    <w:rsid w:val="001F39EC"/>
    <w:rsid w:val="0021112A"/>
    <w:rsid w:val="002B2BE7"/>
    <w:rsid w:val="00465355"/>
    <w:rsid w:val="006963A4"/>
    <w:rsid w:val="007A3A5B"/>
    <w:rsid w:val="00933FF9"/>
    <w:rsid w:val="009A6AED"/>
    <w:rsid w:val="00A27D00"/>
    <w:rsid w:val="00B979F1"/>
    <w:rsid w:val="00B97AEA"/>
    <w:rsid w:val="00D63AA6"/>
    <w:rsid w:val="00F13D97"/>
    <w:rsid w:val="00F529DC"/>
    <w:rsid w:val="00FE2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914C1"/>
  <w15:docId w15:val="{1042D1F4-E50E-402B-929E-337FCBEE5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ind w:left="840" w:righ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right" w:pos="8640"/>
      </w:tabs>
      <w:ind w:left="0" w:right="0"/>
      <w:jc w:val="center"/>
      <w:outlineLvl w:val="0"/>
    </w:pPr>
    <w:rPr>
      <w:b/>
      <w:sz w:val="32"/>
      <w:szCs w:val="32"/>
    </w:rPr>
  </w:style>
  <w:style w:type="paragraph" w:styleId="Heading2">
    <w:name w:val="heading 2"/>
    <w:basedOn w:val="Normal"/>
    <w:next w:val="Normal"/>
    <w:uiPriority w:val="9"/>
    <w:unhideWhenUsed/>
    <w:qFormat/>
    <w:pPr>
      <w:keepNext/>
      <w:keepLines/>
      <w:ind w:left="0" w:right="43"/>
      <w:outlineLvl w:val="1"/>
    </w:pPr>
    <w:rPr>
      <w:b/>
      <w:sz w:val="24"/>
      <w:szCs w:val="24"/>
    </w:rPr>
  </w:style>
  <w:style w:type="paragraph" w:styleId="Heading3">
    <w:name w:val="heading 3"/>
    <w:basedOn w:val="Normal"/>
    <w:next w:val="Normal"/>
    <w:uiPriority w:val="9"/>
    <w:semiHidden/>
    <w:unhideWhenUsed/>
    <w:qFormat/>
    <w:pPr>
      <w:keepNext/>
      <w:keepLines/>
      <w:ind w:left="835"/>
      <w:outlineLvl w:val="2"/>
    </w:pPr>
    <w:rPr>
      <w:rFonts w:ascii="Arial" w:eastAsia="Arial" w:hAnsi="Arial" w:cs="Arial"/>
      <w:sz w:val="18"/>
      <w:szCs w:val="18"/>
    </w:rPr>
  </w:style>
  <w:style w:type="paragraph" w:styleId="Heading4">
    <w:name w:val="heading 4"/>
    <w:basedOn w:val="Normal"/>
    <w:next w:val="Normal"/>
    <w:uiPriority w:val="9"/>
    <w:semiHidden/>
    <w:unhideWhenUsed/>
    <w:qFormat/>
    <w:pPr>
      <w:keepNext/>
      <w:keepLines/>
      <w:spacing w:after="220"/>
      <w:ind w:left="835"/>
      <w:outlineLvl w:val="3"/>
    </w:pPr>
    <w:rPr>
      <w:i/>
    </w:rPr>
  </w:style>
  <w:style w:type="paragraph" w:styleId="Heading5">
    <w:name w:val="heading 5"/>
    <w:basedOn w:val="Normal"/>
    <w:next w:val="Normal"/>
    <w:uiPriority w:val="9"/>
    <w:semiHidden/>
    <w:unhideWhenUsed/>
    <w:qFormat/>
    <w:pPr>
      <w:keepNext/>
      <w:keepLines/>
      <w:ind w:left="835"/>
      <w:outlineLvl w:val="4"/>
    </w:pPr>
    <w:rPr>
      <w:i/>
    </w:rPr>
  </w:style>
  <w:style w:type="paragraph" w:styleId="Heading6">
    <w:name w:val="heading 6"/>
    <w:basedOn w:val="Normal"/>
    <w:next w:val="Normal"/>
    <w:uiPriority w:val="9"/>
    <w:semiHidden/>
    <w:unhideWhenUsed/>
    <w:qFormat/>
    <w:pPr>
      <w:keepNext/>
      <w:keepLines/>
      <w:ind w:left="1080"/>
      <w:outlineLvl w:val="5"/>
    </w:pPr>
    <w:rPr>
      <w:rFonts w:ascii="Arial" w:eastAsia="Arial" w:hAnsi="Arial" w:cs="Arial"/>
      <w:b/>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ind w:left="0" w:right="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748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48C0"/>
    <w:rPr>
      <w:rFonts w:ascii="Segoe UI" w:hAnsi="Segoe UI" w:cs="Segoe UI"/>
      <w:sz w:val="18"/>
      <w:szCs w:val="18"/>
    </w:rPr>
  </w:style>
  <w:style w:type="paragraph" w:styleId="ListParagraph">
    <w:name w:val="List Paragraph"/>
    <w:basedOn w:val="Normal"/>
    <w:uiPriority w:val="34"/>
    <w:qFormat/>
    <w:rsid w:val="006963A4"/>
    <w:pPr>
      <w:ind w:left="720"/>
      <w:contextualSpacing/>
    </w:pPr>
  </w:style>
  <w:style w:type="character" w:styleId="Hyperlink">
    <w:name w:val="Hyperlink"/>
    <w:basedOn w:val="DefaultParagraphFont"/>
    <w:uiPriority w:val="99"/>
    <w:unhideWhenUsed/>
    <w:rsid w:val="00933FF9"/>
    <w:rPr>
      <w:color w:val="0000FF" w:themeColor="hyperlink"/>
      <w:u w:val="single"/>
    </w:rPr>
  </w:style>
  <w:style w:type="character" w:styleId="UnresolvedMention">
    <w:name w:val="Unresolved Mention"/>
    <w:basedOn w:val="DefaultParagraphFont"/>
    <w:uiPriority w:val="99"/>
    <w:semiHidden/>
    <w:unhideWhenUsed/>
    <w:rsid w:val="00933F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37</Pages>
  <Words>6122</Words>
  <Characters>34896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Trimper, Andrew B</cp:lastModifiedBy>
  <cp:revision>15</cp:revision>
  <cp:lastPrinted>2019-11-19T03:33:00Z</cp:lastPrinted>
  <dcterms:created xsi:type="dcterms:W3CDTF">2019-11-19T02:33:00Z</dcterms:created>
  <dcterms:modified xsi:type="dcterms:W3CDTF">2019-11-19T03:54:00Z</dcterms:modified>
</cp:coreProperties>
</file>